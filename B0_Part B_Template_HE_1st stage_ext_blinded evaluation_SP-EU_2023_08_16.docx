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5F1D76" w:rsidR="00C13680" w:rsidP="00C13680" w:rsidRDefault="00C13680" w14:paraId="7C36CACC" w14:textId="77777777">
      <w:pPr>
        <w:jc w:val="center"/>
        <w:rPr>
          <w:b/>
          <w:lang w:val="en-GB"/>
        </w:rPr>
      </w:pPr>
      <w:r w:rsidRPr="005F1D76">
        <w:rPr>
          <w:b/>
          <w:lang w:val="en-GB"/>
        </w:rPr>
        <w:t xml:space="preserve">Social Prescribing to promote and improve access to health and care services for people in vulnerable situations in Europe </w:t>
      </w:r>
    </w:p>
    <w:p w:rsidRPr="00A17352" w:rsidR="00C13680" w:rsidP="00C13680" w:rsidRDefault="00C13680" w14:paraId="42A53E19" w14:textId="584C2510">
      <w:pPr>
        <w:jc w:val="center"/>
        <w:rPr>
          <w:rFonts w:asciiTheme="minorHAnsi" w:hAnsiTheme="minorHAnsi" w:cstheme="minorHAnsi"/>
          <w:b/>
          <w:color w:val="B5B5B5"/>
          <w:sz w:val="18"/>
          <w:szCs w:val="18"/>
        </w:rPr>
      </w:pPr>
      <w:r w:rsidRPr="00A17352">
        <w:rPr>
          <w:b/>
        </w:rPr>
        <w:t>SP-EU</w:t>
      </w:r>
      <w:r w:rsidRPr="00A17352">
        <w:rPr>
          <w:rFonts w:asciiTheme="minorHAnsi" w:hAnsiTheme="minorHAnsi" w:cstheme="minorHAnsi"/>
          <w:b/>
          <w:color w:val="B5B5B5"/>
          <w:sz w:val="18"/>
          <w:szCs w:val="18"/>
        </w:rPr>
        <w:t xml:space="preserve"> </w:t>
      </w:r>
    </w:p>
    <w:p w:rsidRPr="00A17352" w:rsidR="00640BFF" w:rsidP="00C13680" w:rsidRDefault="00640BFF" w14:paraId="0E5DDBA0" w14:textId="6595518A">
      <w:pPr>
        <w:jc w:val="center"/>
        <w:rPr>
          <w:b/>
        </w:rPr>
      </w:pPr>
      <w:r w:rsidRPr="00A17352">
        <w:rPr>
          <w:rFonts w:asciiTheme="minorHAnsi" w:hAnsiTheme="minorHAnsi" w:cstheme="minorHAnsi"/>
          <w:color w:val="B5B5B5"/>
          <w:sz w:val="18"/>
          <w:szCs w:val="18"/>
        </w:rPr>
        <w:t>#@APP-FORM-HERIAIA1ST@# #@REL-EVA-RE@#</w:t>
      </w:r>
    </w:p>
    <w:p w:rsidRPr="005F1D76" w:rsidR="00B66023" w:rsidP="00560496" w:rsidRDefault="00B66023" w14:paraId="12DD8DE3" w14:textId="51C2AC04">
      <w:pPr>
        <w:pStyle w:val="berschrift1"/>
        <w:rPr>
          <w:lang w:val="en-GB"/>
        </w:rPr>
      </w:pPr>
      <w:bookmarkStart w:name="_Toc85702003" w:id="0"/>
      <w:r w:rsidRPr="005F1D76">
        <w:rPr>
          <w:lang w:val="en-GB"/>
        </w:rPr>
        <w:t>Excellence</w:t>
      </w:r>
      <w:bookmarkEnd w:id="0"/>
    </w:p>
    <w:p w:rsidRPr="005F1D76" w:rsidR="00637E18" w:rsidP="00757911" w:rsidRDefault="00637E18" w14:paraId="5899023F" w14:textId="79A96D39">
      <w:pPr>
        <w:pStyle w:val="berschrift2"/>
        <w:rPr>
          <w:color w:val="auto"/>
          <w:lang w:val="en-GB"/>
        </w:rPr>
      </w:pPr>
      <w:bookmarkStart w:name="_Toc85702004" w:id="1"/>
      <w:r w:rsidRPr="005F1D76">
        <w:rPr>
          <w:color w:val="auto"/>
          <w:lang w:val="en-GB"/>
        </w:rPr>
        <w:t>Objectives and ambition</w:t>
      </w:r>
      <w:bookmarkEnd w:id="1"/>
      <w:r w:rsidRPr="005F1D76" w:rsidR="00640BFF">
        <w:rPr>
          <w:color w:val="auto"/>
          <w:lang w:val="en-GB"/>
        </w:rPr>
        <w:t xml:space="preserve"> </w:t>
      </w:r>
      <w:r w:rsidRPr="005F1D76" w:rsidR="00640BFF">
        <w:rPr>
          <w:rFonts w:ascii="Calibri" w:hAnsi="Calibri" w:cs="Calibri"/>
          <w:b w:val="0"/>
          <w:bCs/>
          <w:color w:val="B5B5B5"/>
          <w:sz w:val="18"/>
          <w:szCs w:val="18"/>
          <w:lang w:val="en-GB"/>
        </w:rPr>
        <w:t>#@PRJ-OBJ-PO@#</w:t>
      </w:r>
    </w:p>
    <w:p w:rsidRPr="005F1D76" w:rsidR="003257A6" w:rsidP="2DBDB909" w:rsidRDefault="004070F5" w14:paraId="5C3B80BA" w14:textId="444A91E8">
      <w:pPr>
        <w:rPr>
          <w:lang w:val="en-GB"/>
        </w:rPr>
      </w:pPr>
      <w:r w:rsidRPr="004070F5">
        <w:rPr>
          <w:lang w:val="en-GB"/>
        </w:rPr>
        <w:drawing>
          <wp:inline distT="0" distB="0" distL="0" distR="0" wp14:anchorId="1E74C13B" wp14:editId="0025C6DC">
            <wp:extent cx="6479540" cy="204152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79540" cy="2041525"/>
                    </a:xfrm>
                    <a:prstGeom prst="rect">
                      <a:avLst/>
                    </a:prstGeom>
                  </pic:spPr>
                </pic:pic>
              </a:graphicData>
            </a:graphic>
          </wp:inline>
        </w:drawing>
      </w:r>
      <w:r w:rsidRPr="004070F5">
        <w:rPr>
          <w:lang w:val="en-GB"/>
        </w:rPr>
        <w:t xml:space="preserve"> </w:t>
      </w:r>
      <w:r w:rsidRPr="005F1D76" w:rsidR="62A8B6D1">
        <w:rPr>
          <w:lang w:val="en-GB"/>
        </w:rPr>
        <w:t xml:space="preserve">People in vulnerable situations have a lower chance to achieve good health. One reason for </w:t>
      </w:r>
      <w:r w:rsidRPr="005F1D76" w:rsidR="00840224">
        <w:rPr>
          <w:lang w:val="en-GB"/>
        </w:rPr>
        <w:t>these unequally distributed chances</w:t>
      </w:r>
      <w:r w:rsidRPr="005F1D76" w:rsidR="62A8B6D1">
        <w:rPr>
          <w:lang w:val="en-GB"/>
        </w:rPr>
        <w:t xml:space="preserve"> for good health </w:t>
      </w:r>
      <w:r w:rsidRPr="005F1D76" w:rsidR="72D57197">
        <w:rPr>
          <w:lang w:val="en-GB"/>
        </w:rPr>
        <w:t>are health-related social problems, such as loneliness, housing problems, financial problems of problems in the family.</w:t>
      </w:r>
      <w:r w:rsidRPr="005F1D76" w:rsidR="104169B0">
        <w:rPr>
          <w:lang w:val="en-GB"/>
        </w:rPr>
        <w:t xml:space="preserve"> Social problems can increase the risk for diseases, lower quality of life and impair health as </w:t>
      </w:r>
      <w:r w:rsidRPr="005F1D76" w:rsidR="6FB3D109">
        <w:rPr>
          <w:lang w:val="en-GB"/>
        </w:rPr>
        <w:t>a state of complete physical, mental and social well-being.</w:t>
      </w:r>
    </w:p>
    <w:p w:rsidRPr="005F1D76" w:rsidR="4C50F51E" w:rsidP="782E6FE2" w:rsidRDefault="4C50F51E" w14:paraId="1C3CD208" w14:textId="22D027F4">
      <w:pPr>
        <w:rPr>
          <w:lang w:val="en-GB"/>
        </w:rPr>
      </w:pPr>
      <w:r w:rsidRPr="005F1D76">
        <w:rPr>
          <w:lang w:val="en-GB"/>
        </w:rPr>
        <w:t>In the European Union, t</w:t>
      </w:r>
      <w:r w:rsidRPr="005F1D76" w:rsidR="239C7FBE">
        <w:rPr>
          <w:lang w:val="en-GB"/>
        </w:rPr>
        <w:t>o cover these unmet social needs, there are many</w:t>
      </w:r>
      <w:r w:rsidRPr="005F1D76" w:rsidR="4BE00D9A">
        <w:rPr>
          <w:lang w:val="en-GB"/>
        </w:rPr>
        <w:t xml:space="preserve"> non-clinical supports and services within the community</w:t>
      </w:r>
      <w:r w:rsidRPr="005F1D76" w:rsidR="706D7CFD">
        <w:rPr>
          <w:lang w:val="en-GB"/>
        </w:rPr>
        <w:t xml:space="preserve"> available such as voluntary organisations, NGOs and </w:t>
      </w:r>
      <w:r w:rsidRPr="005F1D76" w:rsidR="00840224">
        <w:rPr>
          <w:lang w:val="en-GB"/>
        </w:rPr>
        <w:t>counselling</w:t>
      </w:r>
      <w:r w:rsidRPr="005F1D76" w:rsidR="706D7CFD">
        <w:rPr>
          <w:lang w:val="en-GB"/>
        </w:rPr>
        <w:t xml:space="preserve"> services.</w:t>
      </w:r>
      <w:r w:rsidRPr="005F1D76" w:rsidR="502512F1">
        <w:rPr>
          <w:lang w:val="en-GB"/>
        </w:rPr>
        <w:t xml:space="preserve"> However, these offers usually do have no connection to the health care sector and </w:t>
      </w:r>
      <w:r w:rsidRPr="005F1D76" w:rsidR="4B5C94CE">
        <w:rPr>
          <w:lang w:val="en-GB"/>
        </w:rPr>
        <w:t>people in vulnerable situations</w:t>
      </w:r>
      <w:r w:rsidRPr="005F1D76" w:rsidR="00382729">
        <w:rPr>
          <w:lang w:val="en-GB"/>
        </w:rPr>
        <w:t xml:space="preserve"> often underutilize these services</w:t>
      </w:r>
      <w:r w:rsidRPr="005F1D76" w:rsidR="4B5C94CE">
        <w:rPr>
          <w:lang w:val="en-GB"/>
        </w:rPr>
        <w:t xml:space="preserve">. The first point of contact for people with social problems is often the </w:t>
      </w:r>
      <w:r w:rsidRPr="005F1D76" w:rsidR="472536DD">
        <w:rPr>
          <w:lang w:val="en-GB"/>
        </w:rPr>
        <w:t>general practitioner’</w:t>
      </w:r>
      <w:r w:rsidRPr="005F1D76" w:rsidR="4B5C94CE">
        <w:rPr>
          <w:lang w:val="en-GB"/>
        </w:rPr>
        <w:t xml:space="preserve">s </w:t>
      </w:r>
      <w:r w:rsidRPr="005F1D76" w:rsidR="7BA4D14F">
        <w:rPr>
          <w:lang w:val="en-GB"/>
        </w:rPr>
        <w:t xml:space="preserve">(GP) </w:t>
      </w:r>
      <w:r w:rsidRPr="005F1D76" w:rsidR="4B5C94CE">
        <w:rPr>
          <w:lang w:val="en-GB"/>
        </w:rPr>
        <w:t xml:space="preserve">office, because social problems often manifest themselves somatically or people simply </w:t>
      </w:r>
      <w:r w:rsidRPr="005F1D76" w:rsidR="00D40718">
        <w:rPr>
          <w:lang w:val="en-GB"/>
        </w:rPr>
        <w:t>do not</w:t>
      </w:r>
      <w:r w:rsidRPr="005F1D76" w:rsidR="4B5C94CE">
        <w:rPr>
          <w:lang w:val="en-GB"/>
        </w:rPr>
        <w:t xml:space="preserve"> know where to go. </w:t>
      </w:r>
      <w:r w:rsidRPr="005F1D76" w:rsidR="00D40718">
        <w:rPr>
          <w:lang w:val="en-GB"/>
        </w:rPr>
        <w:t>However,</w:t>
      </w:r>
      <w:r w:rsidRPr="005F1D76" w:rsidR="4B5C94CE">
        <w:rPr>
          <w:lang w:val="en-GB"/>
        </w:rPr>
        <w:t xml:space="preserve"> due to this dis-integration of health and care services, widely existing third sector offers in the community are not adequately accessed.</w:t>
      </w:r>
    </w:p>
    <w:p w:rsidRPr="005F1D76" w:rsidR="2F36D891" w:rsidP="782E6FE2" w:rsidRDefault="2F36D891" w14:paraId="38E3CC48" w14:textId="3DE342E1">
      <w:pPr>
        <w:rPr>
          <w:lang w:val="en-GB"/>
        </w:rPr>
      </w:pPr>
      <w:r w:rsidRPr="005F1D76">
        <w:rPr>
          <w:lang w:val="en-GB"/>
        </w:rPr>
        <w:t>Social Prescribing (SP) is an innovative solution to bridge this gap, improve access to health and care services and strengthen the community orientation of health care.</w:t>
      </w:r>
      <w:r w:rsidRPr="005F1D76" w:rsidR="71EB20F3">
        <w:rPr>
          <w:lang w:val="en-GB"/>
        </w:rPr>
        <w:t xml:space="preserve"> SP enables </w:t>
      </w:r>
      <w:r w:rsidRPr="005F1D76" w:rsidR="28AA6647">
        <w:rPr>
          <w:lang w:val="en-GB"/>
        </w:rPr>
        <w:t xml:space="preserve">GPs to issue a social prescription for patients with health-related social problems. </w:t>
      </w:r>
      <w:r w:rsidRPr="005F1D76" w:rsidR="19E56BF5">
        <w:rPr>
          <w:lang w:val="en-GB"/>
        </w:rPr>
        <w:t>Subsequently, these patients have several appointments with a so-called link worker</w:t>
      </w:r>
      <w:r w:rsidRPr="005F1D76" w:rsidR="53DB94A9">
        <w:rPr>
          <w:lang w:val="en-GB"/>
        </w:rPr>
        <w:t>. The link worker provides</w:t>
      </w:r>
      <w:r w:rsidRPr="005F1D76" w:rsidR="75B32486">
        <w:rPr>
          <w:lang w:val="en-GB"/>
        </w:rPr>
        <w:t xml:space="preserve"> personalised support and focuses on what matters to </w:t>
      </w:r>
      <w:r w:rsidRPr="005F1D76" w:rsidR="1962F2AB">
        <w:rPr>
          <w:lang w:val="en-GB"/>
        </w:rPr>
        <w:t xml:space="preserve">the </w:t>
      </w:r>
      <w:r w:rsidRPr="005F1D76" w:rsidR="75B32486">
        <w:rPr>
          <w:lang w:val="en-GB"/>
        </w:rPr>
        <w:t>person</w:t>
      </w:r>
      <w:r w:rsidRPr="005F1D76" w:rsidR="5E507ED1">
        <w:rPr>
          <w:lang w:val="en-GB"/>
        </w:rPr>
        <w:t xml:space="preserve">. Together with the </w:t>
      </w:r>
      <w:r w:rsidRPr="005F1D76" w:rsidR="00840224">
        <w:rPr>
          <w:lang w:val="en-GB"/>
        </w:rPr>
        <w:t>patient,</w:t>
      </w:r>
      <w:r w:rsidRPr="005F1D76" w:rsidR="5E507ED1">
        <w:rPr>
          <w:lang w:val="en-GB"/>
        </w:rPr>
        <w:t xml:space="preserve"> they create an </w:t>
      </w:r>
      <w:r w:rsidRPr="005F1D76" w:rsidR="75B32486">
        <w:rPr>
          <w:lang w:val="en-GB"/>
        </w:rPr>
        <w:t xml:space="preserve">action plan </w:t>
      </w:r>
      <w:r w:rsidRPr="005F1D76" w:rsidR="7DF6614A">
        <w:rPr>
          <w:lang w:val="en-GB"/>
        </w:rPr>
        <w:t xml:space="preserve">and help them </w:t>
      </w:r>
      <w:r w:rsidRPr="005F1D76" w:rsidR="75B32486">
        <w:rPr>
          <w:lang w:val="en-GB"/>
        </w:rPr>
        <w:t>access community resources by addressing any barriers that may exist</w:t>
      </w:r>
      <w:r w:rsidRPr="005F1D76" w:rsidR="2808980A">
        <w:rPr>
          <w:lang w:val="en-GB"/>
        </w:rPr>
        <w:t>.</w:t>
      </w:r>
    </w:p>
    <w:p w:rsidRPr="005F1D76" w:rsidR="2808980A" w:rsidRDefault="2808980A" w14:paraId="32FE5B02" w14:textId="762B711F">
      <w:pPr>
        <w:rPr>
          <w:lang w:val="en-GB"/>
        </w:rPr>
      </w:pPr>
      <w:r w:rsidRPr="005F1D76">
        <w:rPr>
          <w:lang w:val="en-GB"/>
        </w:rPr>
        <w:t xml:space="preserve">There is already some evidence that social prescribing has positive impacts. Subsequently, SP has been rolled out nationwide in the UK. Several European countries have taken up the idea of social prescribing to differing extent, between no </w:t>
      </w:r>
      <w:r w:rsidRPr="005F1D76" w:rsidR="00D40718">
        <w:rPr>
          <w:lang w:val="en-GB"/>
        </w:rPr>
        <w:t>uptakes</w:t>
      </w:r>
      <w:r w:rsidRPr="005F1D76">
        <w:rPr>
          <w:lang w:val="en-GB"/>
        </w:rPr>
        <w:t xml:space="preserve"> to planning to roll it out nationwide. However, SP has not been tailored to the needs of people in vulnerable situations </w:t>
      </w:r>
      <w:r w:rsidRPr="005F1D76" w:rsidR="777D399E">
        <w:rPr>
          <w:lang w:val="en-GB"/>
        </w:rPr>
        <w:t xml:space="preserve">and the effectiveness of SP to improve access to </w:t>
      </w:r>
      <w:r w:rsidRPr="005F1D76" w:rsidR="396990E4">
        <w:rPr>
          <w:lang w:val="en-GB"/>
        </w:rPr>
        <w:t>health</w:t>
      </w:r>
      <w:r w:rsidRPr="005F1D76" w:rsidR="777D399E">
        <w:rPr>
          <w:lang w:val="en-GB"/>
        </w:rPr>
        <w:t xml:space="preserve"> and care services for people in </w:t>
      </w:r>
      <w:r w:rsidRPr="005F1D76" w:rsidR="42F536EB">
        <w:rPr>
          <w:lang w:val="en-GB"/>
        </w:rPr>
        <w:t>vulnerable</w:t>
      </w:r>
      <w:r w:rsidRPr="005F1D76" w:rsidR="777D399E">
        <w:rPr>
          <w:lang w:val="en-GB"/>
        </w:rPr>
        <w:t xml:space="preserve"> situations </w:t>
      </w:r>
      <w:r w:rsidRPr="005F1D76" w:rsidR="09CCA2EE">
        <w:rPr>
          <w:lang w:val="en-GB"/>
        </w:rPr>
        <w:t>is</w:t>
      </w:r>
      <w:r w:rsidRPr="005F1D76" w:rsidR="777D399E">
        <w:rPr>
          <w:lang w:val="en-GB"/>
        </w:rPr>
        <w:t xml:space="preserve"> unknown yet. Thus, it is of</w:t>
      </w:r>
      <w:r w:rsidRPr="005F1D76">
        <w:rPr>
          <w:lang w:val="en-GB"/>
        </w:rPr>
        <w:t xml:space="preserve"> utmost importance to tailor SP specifically to </w:t>
      </w:r>
      <w:r w:rsidRPr="005F1D76" w:rsidR="5E1AD93E">
        <w:rPr>
          <w:lang w:val="en-GB"/>
        </w:rPr>
        <w:t>people</w:t>
      </w:r>
      <w:r w:rsidRPr="005F1D76" w:rsidR="602329CB">
        <w:rPr>
          <w:lang w:val="en-GB"/>
        </w:rPr>
        <w:t xml:space="preserve"> in vulnerable situations, prove the effectiveness of SP for vulnerable groups and</w:t>
      </w:r>
      <w:r w:rsidRPr="005F1D76">
        <w:rPr>
          <w:lang w:val="en-GB"/>
        </w:rPr>
        <w:t xml:space="preserve"> to provide evidence for </w:t>
      </w:r>
      <w:r w:rsidR="00A17352">
        <w:rPr>
          <w:lang w:val="en-GB"/>
        </w:rPr>
        <w:t xml:space="preserve">the </w:t>
      </w:r>
      <w:r w:rsidRPr="005F1D76" w:rsidR="426A0A09">
        <w:rPr>
          <w:lang w:val="en-GB"/>
        </w:rPr>
        <w:t>sustainable</w:t>
      </w:r>
      <w:r w:rsidRPr="005F1D76">
        <w:rPr>
          <w:lang w:val="en-GB"/>
        </w:rPr>
        <w:t xml:space="preserve"> implementation of SP.</w:t>
      </w:r>
    </w:p>
    <w:p w:rsidRPr="005F1D76" w:rsidR="001256D0" w:rsidP="242C77DE" w:rsidRDefault="00E9201D" w14:paraId="478A0CBB" w14:textId="1931C47B">
      <w:pPr>
        <w:spacing w:before="40" w:after="40"/>
        <w:rPr>
          <w:b w:val="1"/>
          <w:bCs w:val="1"/>
          <w:color w:val="0070C0"/>
          <w:u w:val="single"/>
          <w:lang w:val="en-GB"/>
        </w:rPr>
      </w:pPr>
      <w:commentRangeStart w:id="710592392"/>
      <w:r w:rsidRPr="3505FF2E" w:rsidR="00E9201D">
        <w:rPr>
          <w:b w:val="1"/>
          <w:bCs w:val="1"/>
          <w:color w:val="0070C0"/>
          <w:u w:val="single"/>
          <w:lang w:val="en-GB"/>
        </w:rPr>
        <w:t>O</w:t>
      </w:r>
      <w:r w:rsidRPr="3505FF2E" w:rsidR="001256D0">
        <w:rPr>
          <w:b w:val="1"/>
          <w:bCs w:val="1"/>
          <w:color w:val="0070C0"/>
          <w:u w:val="single"/>
          <w:lang w:val="en-GB"/>
        </w:rPr>
        <w:t>bjectives</w:t>
      </w:r>
      <w:commentRangeEnd w:id="710592392"/>
      <w:r>
        <w:rPr>
          <w:rStyle w:val="CommentReference"/>
        </w:rPr>
        <w:commentReference w:id="710592392"/>
      </w:r>
      <w:r w:rsidRPr="3505FF2E" w:rsidR="001256D0">
        <w:rPr>
          <w:b w:val="1"/>
          <w:bCs w:val="1"/>
          <w:color w:val="0070C0"/>
          <w:u w:val="single"/>
          <w:lang w:val="en-GB"/>
        </w:rPr>
        <w:t xml:space="preserve"> </w:t>
      </w:r>
    </w:p>
    <w:p w:rsidRPr="005F1D76" w:rsidR="00544EA9" w:rsidP="00544EA9" w:rsidRDefault="00544EA9" w14:paraId="695D2C15" w14:textId="7CEBA9C0">
      <w:pPr>
        <w:rPr>
          <w:lang w:val="en-GB"/>
        </w:rPr>
      </w:pPr>
      <w:r w:rsidRPr="005F1D76">
        <w:rPr>
          <w:lang w:val="en-GB"/>
        </w:rPr>
        <w:t xml:space="preserve">Our </w:t>
      </w:r>
      <w:r w:rsidRPr="005F1D76">
        <w:rPr>
          <w:b/>
          <w:lang w:val="en-GB"/>
        </w:rPr>
        <w:t>vision</w:t>
      </w:r>
      <w:r w:rsidRPr="005F1D76">
        <w:rPr>
          <w:lang w:val="en-GB"/>
        </w:rPr>
        <w:t xml:space="preserve"> is that Social Prescribing improves access to health and care services for people in vulnerable situations and thus contributes as a scalable and transferable innovative solution to the transformation of health care systems towards community-based, people-</w:t>
      </w:r>
      <w:r w:rsidRPr="005F1D76" w:rsidR="005F1D76">
        <w:rPr>
          <w:lang w:val="en-GB"/>
        </w:rPr>
        <w:t>centred</w:t>
      </w:r>
      <w:r w:rsidRPr="005F1D76">
        <w:rPr>
          <w:lang w:val="en-GB"/>
        </w:rPr>
        <w:t xml:space="preserve"> and integrated health care.</w:t>
      </w:r>
    </w:p>
    <w:p w:rsidRPr="005F1D76" w:rsidR="00544EA9" w:rsidP="00544EA9" w:rsidRDefault="00544EA9" w14:paraId="3671079B" w14:textId="7C386D51">
      <w:pPr>
        <w:rPr>
          <w:lang w:val="en-GB"/>
        </w:rPr>
      </w:pPr>
      <w:r w:rsidRPr="005F1D76">
        <w:rPr>
          <w:lang w:val="en-GB"/>
        </w:rPr>
        <w:t xml:space="preserve">The </w:t>
      </w:r>
      <w:r w:rsidRPr="005F1D76" w:rsidR="005F1D76">
        <w:rPr>
          <w:b/>
          <w:lang w:val="en-GB"/>
        </w:rPr>
        <w:t>overall objective</w:t>
      </w:r>
      <w:r w:rsidRPr="005F1D76">
        <w:rPr>
          <w:lang w:val="en-GB"/>
        </w:rPr>
        <w:t xml:space="preserve"> of SP-EU is to </w:t>
      </w:r>
      <w:r w:rsidRPr="005F1D76">
        <w:rPr>
          <w:b/>
          <w:lang w:val="en-GB"/>
        </w:rPr>
        <w:t xml:space="preserve">assess the potential of social prescribing to promote and improve access to health and care services </w:t>
      </w:r>
      <w:r w:rsidRPr="005F1D76">
        <w:rPr>
          <w:lang w:val="en-GB"/>
        </w:rPr>
        <w:t>(in a broader notion)</w:t>
      </w:r>
      <w:r w:rsidRPr="005F1D76">
        <w:rPr>
          <w:b/>
          <w:lang w:val="en-GB"/>
        </w:rPr>
        <w:t xml:space="preserve"> for people in vulnerable situations</w:t>
      </w:r>
      <w:r w:rsidRPr="005F1D76">
        <w:rPr>
          <w:lang w:val="en-GB"/>
        </w:rPr>
        <w:t xml:space="preserve">, focusing exemplary on a) </w:t>
      </w:r>
      <w:r w:rsidRPr="005F1D76" w:rsidR="00076B70">
        <w:rPr>
          <w:lang w:val="en-GB"/>
        </w:rPr>
        <w:t>LGBTIQ persons</w:t>
      </w:r>
      <w:r w:rsidRPr="005F1D76">
        <w:rPr>
          <w:lang w:val="en-GB"/>
        </w:rPr>
        <w:t xml:space="preserve">, b) refugees and </w:t>
      </w:r>
      <w:r w:rsidRPr="005F1D76" w:rsidR="00771F55">
        <w:rPr>
          <w:lang w:val="en-GB"/>
        </w:rPr>
        <w:t>first-generation</w:t>
      </w:r>
      <w:r w:rsidRPr="005F1D76">
        <w:rPr>
          <w:lang w:val="en-GB"/>
        </w:rPr>
        <w:t xml:space="preserve"> immigrants and c) older adults living alone.</w:t>
      </w:r>
      <w:r w:rsidRPr="005F1D76" w:rsidR="008A0875">
        <w:rPr>
          <w:lang w:val="en-GB"/>
        </w:rPr>
        <w:t xml:space="preserve"> Our ambition is defined</w:t>
      </w:r>
      <w:r w:rsidRPr="005F1D76" w:rsidR="002B2D6E">
        <w:rPr>
          <w:lang w:val="en-GB"/>
        </w:rPr>
        <w:t xml:space="preserve"> by five major </w:t>
      </w:r>
      <w:r w:rsidRPr="005F1D76" w:rsidR="00D40718">
        <w:rPr>
          <w:lang w:val="en-GB"/>
        </w:rPr>
        <w:t>objectives</w:t>
      </w:r>
      <w:r w:rsidRPr="005F1D76" w:rsidR="002B2D6E">
        <w:rPr>
          <w:lang w:val="en-GB"/>
        </w:rPr>
        <w:t>:</w:t>
      </w:r>
    </w:p>
    <w:p w:rsidRPr="005F1D76" w:rsidR="00544EA9" w:rsidP="00673F79" w:rsidRDefault="00673F79" w14:paraId="293DA751" w14:textId="19E0A617">
      <w:pPr>
        <w:spacing w:before="0" w:after="0"/>
        <w:rPr>
          <w:lang w:val="en-GB"/>
        </w:rPr>
      </w:pPr>
      <w:r w:rsidRPr="4621AD03" w:rsidR="00673F79">
        <w:rPr>
          <w:b w:val="1"/>
          <w:bCs w:val="1"/>
          <w:lang w:val="en-GB"/>
        </w:rPr>
        <w:t>Objective</w:t>
      </w:r>
      <w:r w:rsidRPr="4621AD03" w:rsidR="00544EA9">
        <w:rPr>
          <w:b w:val="1"/>
          <w:bCs w:val="1"/>
          <w:lang w:val="en-GB"/>
        </w:rPr>
        <w:t xml:space="preserve"> 1</w:t>
      </w:r>
      <w:r w:rsidRPr="4621AD03" w:rsidR="00544EA9">
        <w:rPr>
          <w:lang w:val="en-GB"/>
        </w:rPr>
        <w:t xml:space="preserve"> is to </w:t>
      </w:r>
      <w:r w:rsidRPr="4621AD03" w:rsidR="00544EA9">
        <w:rPr>
          <w:b w:val="1"/>
          <w:bCs w:val="1"/>
          <w:lang w:val="en-GB"/>
        </w:rPr>
        <w:t xml:space="preserve">involve </w:t>
      </w:r>
      <w:r w:rsidRPr="4621AD03" w:rsidR="00673F79">
        <w:rPr>
          <w:b w:val="1"/>
          <w:bCs w:val="1"/>
          <w:lang w:val="en-GB"/>
        </w:rPr>
        <w:t>people in vulnerable situations</w:t>
      </w:r>
      <w:r w:rsidRPr="4621AD03" w:rsidR="00544EA9">
        <w:rPr>
          <w:lang w:val="en-GB"/>
        </w:rPr>
        <w:t xml:space="preserve"> </w:t>
      </w:r>
      <w:r w:rsidRPr="4621AD03" w:rsidR="00160D2E">
        <w:rPr>
          <w:lang w:val="en-GB"/>
        </w:rPr>
        <w:t xml:space="preserve">belonging to these three groups </w:t>
      </w:r>
      <w:r w:rsidRPr="4621AD03" w:rsidR="00544EA9">
        <w:rPr>
          <w:lang w:val="en-GB"/>
        </w:rPr>
        <w:t>in the design and implementation of social prescribing adapted to their needs</w:t>
      </w:r>
      <w:r w:rsidRPr="4621AD03" w:rsidR="44860F73">
        <w:rPr>
          <w:lang w:val="en-GB"/>
        </w:rPr>
        <w:t xml:space="preserve"> and social context</w:t>
      </w:r>
      <w:r w:rsidRPr="4621AD03" w:rsidR="00544EA9">
        <w:rPr>
          <w:lang w:val="en-GB"/>
        </w:rPr>
        <w:t>.</w:t>
      </w:r>
    </w:p>
    <w:p w:rsidRPr="005F1D76" w:rsidR="00544EA9" w:rsidP="00D40718" w:rsidRDefault="00544EA9" w14:paraId="3D489861" w14:textId="645249E7">
      <w:pPr>
        <w:spacing w:before="0" w:after="0"/>
        <w:ind w:firstLine="720"/>
        <w:rPr>
          <w:lang w:val="en-GB"/>
        </w:rPr>
      </w:pPr>
      <w:r w:rsidRPr="005F1D76">
        <w:rPr>
          <w:lang w:val="en-GB"/>
        </w:rPr>
        <w:t>KPI</w:t>
      </w:r>
      <w:r w:rsidR="00A17352">
        <w:rPr>
          <w:rStyle w:val="Funotenzeichen"/>
          <w:lang w:val="en-GB"/>
        </w:rPr>
        <w:footnoteReference w:id="2"/>
      </w:r>
      <w:r w:rsidRPr="005F1D76">
        <w:rPr>
          <w:lang w:val="en-GB"/>
        </w:rPr>
        <w:t xml:space="preserve"> 1.1</w:t>
      </w:r>
      <w:r w:rsidRPr="005F1D76" w:rsidR="00D40718">
        <w:rPr>
          <w:lang w:val="en-GB"/>
        </w:rPr>
        <w:t>a-c)</w:t>
      </w:r>
      <w:r w:rsidRPr="005F1D76">
        <w:rPr>
          <w:lang w:val="en-GB"/>
        </w:rPr>
        <w:t xml:space="preserve"> </w:t>
      </w:r>
      <w:r w:rsidRPr="005F1D76" w:rsidR="00D40718">
        <w:rPr>
          <w:u w:val="single"/>
          <w:lang w:val="en-GB"/>
        </w:rPr>
        <w:t>Three co-creation workshops</w:t>
      </w:r>
      <w:r w:rsidRPr="005F1D76" w:rsidR="00D40718">
        <w:rPr>
          <w:lang w:val="en-GB"/>
        </w:rPr>
        <w:t xml:space="preserve"> with each group a)-c) in 12 months</w:t>
      </w:r>
      <w:r w:rsidRPr="005F1D76">
        <w:rPr>
          <w:lang w:val="en-GB"/>
        </w:rPr>
        <w:t>.</w:t>
      </w:r>
    </w:p>
    <w:p w:rsidRPr="005F1D76" w:rsidR="00A0249F" w:rsidP="00D40718" w:rsidRDefault="00A0249F" w14:paraId="330D4E1A" w14:textId="637FA6DD">
      <w:pPr>
        <w:spacing w:before="0" w:after="0"/>
        <w:ind w:firstLine="720"/>
        <w:rPr>
          <w:lang w:val="en-GB"/>
        </w:rPr>
      </w:pPr>
      <w:r w:rsidRPr="005F1D76">
        <w:rPr>
          <w:lang w:val="en-GB"/>
        </w:rPr>
        <w:t>KPI 1.2</w:t>
      </w:r>
      <w:r w:rsidRPr="005F1D76">
        <w:rPr>
          <w:u w:val="single"/>
          <w:lang w:val="en-GB"/>
        </w:rPr>
        <w:t>) Publish a manual</w:t>
      </w:r>
      <w:r w:rsidRPr="005F1D76">
        <w:rPr>
          <w:lang w:val="en-GB"/>
        </w:rPr>
        <w:t xml:space="preserve"> on co-creation in European health care interventions</w:t>
      </w:r>
    </w:p>
    <w:p w:rsidRPr="005F1D76" w:rsidR="00544EA9" w:rsidP="00D40718" w:rsidRDefault="00A0249F" w14:paraId="250AA5CB" w14:textId="3C996A8B">
      <w:pPr>
        <w:spacing w:before="0" w:after="0"/>
        <w:ind w:firstLine="720"/>
        <w:rPr>
          <w:lang w:val="en-GB"/>
        </w:rPr>
      </w:pPr>
      <w:r w:rsidRPr="005F1D76">
        <w:rPr>
          <w:lang w:val="en-GB"/>
        </w:rPr>
        <w:t>KPI 1.3</w:t>
      </w:r>
      <w:r w:rsidRPr="005F1D76" w:rsidR="00D40718">
        <w:rPr>
          <w:lang w:val="en-GB"/>
        </w:rPr>
        <w:t>a-c)</w:t>
      </w:r>
      <w:r w:rsidRPr="005F1D76" w:rsidR="00544EA9">
        <w:rPr>
          <w:lang w:val="en-GB"/>
        </w:rPr>
        <w:t xml:space="preserve"> </w:t>
      </w:r>
      <w:r w:rsidRPr="005F1D76" w:rsidR="00D40718">
        <w:rPr>
          <w:u w:val="single"/>
          <w:lang w:val="en-GB"/>
        </w:rPr>
        <w:t xml:space="preserve">One </w:t>
      </w:r>
      <w:r w:rsidR="00A17352">
        <w:rPr>
          <w:u w:val="single"/>
          <w:lang w:val="en-GB"/>
        </w:rPr>
        <w:t xml:space="preserve">co-creative </w:t>
      </w:r>
      <w:r w:rsidRPr="005F1D76" w:rsidR="00D40718">
        <w:rPr>
          <w:u w:val="single"/>
          <w:lang w:val="en-GB"/>
        </w:rPr>
        <w:t>interpretation workshop</w:t>
      </w:r>
      <w:r w:rsidRPr="005F1D76" w:rsidR="00D40718">
        <w:rPr>
          <w:lang w:val="en-GB"/>
        </w:rPr>
        <w:t xml:space="preserve"> with each group a)-c) </w:t>
      </w:r>
      <w:r w:rsidRPr="005F1D76" w:rsidR="00544EA9">
        <w:rPr>
          <w:lang w:val="en-GB"/>
        </w:rPr>
        <w:t>until the end of 2029.</w:t>
      </w:r>
    </w:p>
    <w:p w:rsidRPr="005F1D76" w:rsidR="00673F79" w:rsidP="00673F79" w:rsidRDefault="00673F79" w14:paraId="64C1451A" w14:textId="77777777">
      <w:pPr>
        <w:spacing w:before="0" w:after="0"/>
        <w:rPr>
          <w:b/>
          <w:lang w:val="en-GB"/>
        </w:rPr>
      </w:pPr>
    </w:p>
    <w:p w:rsidRPr="005F1D76" w:rsidR="00544EA9" w:rsidP="00673F79" w:rsidRDefault="00673F79" w14:paraId="24872D72" w14:textId="7F1BC99C">
      <w:pPr>
        <w:spacing w:before="0" w:after="0"/>
        <w:rPr>
          <w:lang w:val="en-GB"/>
        </w:rPr>
      </w:pPr>
      <w:r w:rsidRPr="005F1D76">
        <w:rPr>
          <w:b/>
          <w:lang w:val="en-GB"/>
        </w:rPr>
        <w:t>Objective</w:t>
      </w:r>
      <w:r w:rsidRPr="005F1D76" w:rsidR="00544EA9">
        <w:rPr>
          <w:b/>
          <w:lang w:val="en-GB"/>
        </w:rPr>
        <w:t xml:space="preserve"> 2</w:t>
      </w:r>
      <w:r w:rsidRPr="005F1D76" w:rsidR="00544EA9">
        <w:rPr>
          <w:lang w:val="en-GB"/>
        </w:rPr>
        <w:t xml:space="preserve"> is to </w:t>
      </w:r>
      <w:r w:rsidRPr="005F1D76" w:rsidR="00544EA9">
        <w:rPr>
          <w:b/>
          <w:lang w:val="en-GB"/>
        </w:rPr>
        <w:t>assess the effectiveness of social prescribing to improve access to health and care services</w:t>
      </w:r>
      <w:r w:rsidRPr="005F1D76" w:rsidR="00544EA9">
        <w:rPr>
          <w:lang w:val="en-GB"/>
        </w:rPr>
        <w:t xml:space="preserve"> for a) </w:t>
      </w:r>
      <w:r w:rsidRPr="005F1D76" w:rsidR="00076B70">
        <w:rPr>
          <w:lang w:val="en-GB"/>
        </w:rPr>
        <w:t>LGBTIQ persons</w:t>
      </w:r>
      <w:r w:rsidRPr="005F1D76" w:rsidR="00544EA9">
        <w:rPr>
          <w:lang w:val="en-GB"/>
        </w:rPr>
        <w:t xml:space="preserve"> b) refugees and </w:t>
      </w:r>
      <w:r w:rsidRPr="005F1D76" w:rsidR="00771F55">
        <w:rPr>
          <w:lang w:val="en-GB"/>
        </w:rPr>
        <w:t>first-generation</w:t>
      </w:r>
      <w:r w:rsidRPr="005F1D76" w:rsidR="00544EA9">
        <w:rPr>
          <w:lang w:val="en-GB"/>
        </w:rPr>
        <w:t xml:space="preserve"> immigrants and c) older adults living alone by a pragmatic international </w:t>
      </w:r>
      <w:r w:rsidRPr="005F1D76" w:rsidR="005F1D76">
        <w:rPr>
          <w:lang w:val="en-GB"/>
        </w:rPr>
        <w:t>multicentre</w:t>
      </w:r>
      <w:r w:rsidRPr="005F1D76" w:rsidR="00544EA9">
        <w:rPr>
          <w:lang w:val="en-GB"/>
        </w:rPr>
        <w:t xml:space="preserve"> ran</w:t>
      </w:r>
      <w:r w:rsidRPr="005F1D76" w:rsidR="00D40718">
        <w:rPr>
          <w:lang w:val="en-GB"/>
        </w:rPr>
        <w:t>domized controlled basket trial</w:t>
      </w:r>
    </w:p>
    <w:p w:rsidRPr="005F1D76" w:rsidR="00544EA9" w:rsidP="00945AAD" w:rsidRDefault="00544EA9" w14:paraId="70E739F0" w14:textId="4F88F950">
      <w:pPr>
        <w:spacing w:before="0" w:after="0"/>
        <w:ind w:left="720"/>
        <w:rPr>
          <w:lang w:val="en-GB"/>
        </w:rPr>
      </w:pPr>
      <w:r w:rsidRPr="005F1D76">
        <w:rPr>
          <w:lang w:val="en-GB"/>
        </w:rPr>
        <w:t xml:space="preserve">KPI 2.1 a-c) </w:t>
      </w:r>
      <w:r w:rsidRPr="005F1D76" w:rsidR="00D40718">
        <w:rPr>
          <w:lang w:val="en-GB"/>
        </w:rPr>
        <w:t>R</w:t>
      </w:r>
      <w:r w:rsidRPr="005F1D76">
        <w:rPr>
          <w:lang w:val="en-GB"/>
        </w:rPr>
        <w:t xml:space="preserve">andomize at least </w:t>
      </w:r>
      <w:r w:rsidRPr="005F1D76">
        <w:rPr>
          <w:u w:val="single"/>
          <w:lang w:val="en-GB"/>
        </w:rPr>
        <w:t>600 primary care patients</w:t>
      </w:r>
      <w:r w:rsidRPr="005F1D76">
        <w:rPr>
          <w:lang w:val="en-GB"/>
        </w:rPr>
        <w:t xml:space="preserve"> from at least six European countries in an RCT on the effectiveness of social pr</w:t>
      </w:r>
      <w:r w:rsidRPr="005F1D76" w:rsidR="00D40718">
        <w:rPr>
          <w:lang w:val="en-GB"/>
        </w:rPr>
        <w:t>escribing until the end of 2027</w:t>
      </w:r>
    </w:p>
    <w:p w:rsidR="00544EA9" w:rsidP="4621AD03" w:rsidRDefault="00544EA9" w14:paraId="21396DC2" w14:textId="6AF9EF9B">
      <w:pPr>
        <w:spacing w:before="0" w:after="0"/>
        <w:ind w:left="720"/>
        <w:rPr>
          <w:del w:author="Napierala, Hendrik" w:date="2023-08-16T06:54:42.111Z" w:id="1413549827"/>
          <w:lang w:val="en-GB"/>
        </w:rPr>
      </w:pPr>
      <w:r w:rsidRPr="4621AD03" w:rsidR="00544EA9">
        <w:rPr>
          <w:lang w:val="en-GB"/>
        </w:rPr>
        <w:t xml:space="preserve">KPI 2.2 a-c) </w:t>
      </w:r>
      <w:r w:rsidRPr="4621AD03" w:rsidR="00D40718">
        <w:rPr>
          <w:lang w:val="en-GB"/>
        </w:rPr>
        <w:t>C</w:t>
      </w:r>
      <w:r w:rsidRPr="4621AD03" w:rsidR="00544EA9">
        <w:rPr>
          <w:lang w:val="en-GB"/>
        </w:rPr>
        <w:t>omplete a 6-</w:t>
      </w:r>
      <w:r w:rsidRPr="4621AD03" w:rsidR="51CB028B">
        <w:rPr>
          <w:lang w:val="en-GB"/>
        </w:rPr>
        <w:t>month follow</w:t>
      </w:r>
      <w:r w:rsidRPr="4621AD03" w:rsidR="00544EA9">
        <w:rPr>
          <w:lang w:val="en-GB"/>
        </w:rPr>
        <w:t xml:space="preserve"> up assessing </w:t>
      </w:r>
      <w:r w:rsidRPr="4621AD03" w:rsidR="00544EA9">
        <w:rPr>
          <w:u w:val="single"/>
          <w:lang w:val="en-GB"/>
        </w:rPr>
        <w:t>the primary endpoint of at least 400 participants</w:t>
      </w:r>
      <w:r w:rsidRPr="4621AD03" w:rsidR="00D40718">
        <w:rPr>
          <w:lang w:val="en-GB"/>
        </w:rPr>
        <w:t xml:space="preserve"> until mid-2028</w:t>
      </w:r>
    </w:p>
    <w:p w:rsidRPr="005F1D76" w:rsidR="00544EA9" w:rsidP="4621AD03" w:rsidRDefault="00544EA9" w14:paraId="22BA43DF" w14:textId="32E4159B">
      <w:pPr>
        <w:spacing w:before="0" w:after="0"/>
        <w:ind w:left="0" w:firstLine="720"/>
        <w:rPr>
          <w:lang w:val="en-GB"/>
        </w:rPr>
        <w:pPrChange w:author="Napierala, Hendrik" w:date="2023-08-16T06:54:49.282Z">
          <w:pPr>
            <w:spacing w:before="0" w:after="0"/>
            <w:ind w:left="720"/>
          </w:pPr>
        </w:pPrChange>
      </w:pPr>
      <w:r w:rsidRPr="4621AD03" w:rsidR="00544EA9">
        <w:rPr>
          <w:lang w:val="en-GB"/>
        </w:rPr>
        <w:t xml:space="preserve">KPI 2.3 a-c) </w:t>
      </w:r>
      <w:r w:rsidRPr="4621AD03" w:rsidR="00D40718">
        <w:rPr>
          <w:u w:val="single"/>
          <w:lang w:val="en-GB"/>
        </w:rPr>
        <w:t xml:space="preserve">Publish </w:t>
      </w:r>
      <w:del w:author="Napierala, Hendrik" w:date="2023-08-16T06:53:16.84Z" w:id="1569895829">
        <w:r w:rsidRPr="4621AD03" w:rsidDel="00D40718">
          <w:rPr>
            <w:u w:val="single"/>
            <w:lang w:val="en-GB"/>
          </w:rPr>
          <w:delText>three articles</w:delText>
        </w:r>
      </w:del>
      <w:ins w:author="Napierala, Hendrik" w:date="2023-08-16T06:53:19.38Z" w:id="987177360">
        <w:r w:rsidRPr="4621AD03" w:rsidR="720AB5A7">
          <w:rPr>
            <w:u w:val="single"/>
            <w:lang w:val="en-GB"/>
          </w:rPr>
          <w:t>one article</w:t>
        </w:r>
      </w:ins>
      <w:r w:rsidRPr="4621AD03" w:rsidR="00D40718">
        <w:rPr>
          <w:u w:val="single"/>
          <w:lang w:val="en-GB"/>
        </w:rPr>
        <w:t xml:space="preserve"> on </w:t>
      </w:r>
      <w:r w:rsidRPr="4621AD03" w:rsidR="00544EA9">
        <w:rPr>
          <w:u w:val="single"/>
          <w:lang w:val="en-GB"/>
        </w:rPr>
        <w:t>intention-to-treat analysis</w:t>
      </w:r>
      <w:r w:rsidRPr="4621AD03" w:rsidR="00544EA9">
        <w:rPr>
          <w:lang w:val="en-GB"/>
        </w:rPr>
        <w:t xml:space="preserve"> of the primary endpoint</w:t>
      </w:r>
      <w:ins w:author="Napierala, Hendrik" w:date="2023-08-16T06:53:32.205Z" w:id="1785593755">
        <w:r w:rsidRPr="4621AD03" w:rsidR="2615F034">
          <w:rPr>
            <w:lang w:val="en-GB"/>
          </w:rPr>
          <w:t xml:space="preserve"> as a</w:t>
        </w:r>
      </w:ins>
      <w:ins w:author="Napierala, Hendrik" w:date="2023-08-16T06:55:43.729Z" w:id="1319520776">
        <w:r w:rsidRPr="4621AD03" w:rsidR="45985FBC">
          <w:rPr>
            <w:lang w:val="en-GB"/>
          </w:rPr>
          <w:t xml:space="preserve"> p</w:t>
        </w:r>
      </w:ins>
      <w:ins w:author="Napierala, Hendrik" w:date="2023-08-16T06:53:32.205Z" w:id="785818352">
        <w:r w:rsidRPr="4621AD03" w:rsidR="2615F034">
          <w:rPr>
            <w:lang w:val="en-GB"/>
          </w:rPr>
          <w:t>reprint until XXX</w:t>
        </w:r>
      </w:ins>
    </w:p>
    <w:p w:rsidRPr="005F1D76" w:rsidR="00544EA9" w:rsidP="00945AAD" w:rsidRDefault="00544EA9" w14:paraId="5ECA7616" w14:textId="5D418121">
      <w:pPr>
        <w:spacing w:before="0" w:after="0"/>
        <w:ind w:left="720"/>
        <w:rPr>
          <w:lang w:val="en-GB"/>
        </w:rPr>
      </w:pPr>
      <w:r w:rsidRPr="4621AD03" w:rsidR="00544EA9">
        <w:rPr>
          <w:lang w:val="en-GB"/>
        </w:rPr>
        <w:t xml:space="preserve">KPI 2.4 </w:t>
      </w:r>
      <w:r w:rsidRPr="4621AD03" w:rsidR="00D40718">
        <w:rPr>
          <w:u w:val="single"/>
          <w:lang w:val="en-GB"/>
        </w:rPr>
        <w:t xml:space="preserve">Publish one article on the </w:t>
      </w:r>
      <w:r w:rsidRPr="4621AD03" w:rsidR="00544EA9">
        <w:rPr>
          <w:u w:val="single"/>
          <w:lang w:val="en-GB"/>
        </w:rPr>
        <w:t>meta-analysis</w:t>
      </w:r>
      <w:r w:rsidRPr="4621AD03" w:rsidR="00544EA9">
        <w:rPr>
          <w:lang w:val="en-GB"/>
        </w:rPr>
        <w:t xml:space="preserve"> to pool the data of all three sub-trials</w:t>
      </w:r>
      <w:ins w:author="Napierala, Hendrik" w:date="2023-08-16T06:55:05.311Z" w:id="1205788059">
        <w:r w:rsidRPr="4621AD03" w:rsidR="59FCF27D">
          <w:rPr>
            <w:lang w:val="en-GB"/>
          </w:rPr>
          <w:t xml:space="preserve"> as a preprint</w:t>
        </w:r>
      </w:ins>
    </w:p>
    <w:p w:rsidRPr="005F1D76" w:rsidR="00544EA9" w:rsidP="4621AD03" w:rsidRDefault="00544EA9" w14:paraId="18210D0D" w14:textId="2072C836">
      <w:pPr>
        <w:spacing w:before="0" w:after="0"/>
        <w:ind w:left="720"/>
        <w:rPr>
          <w:ins w:author="Napierala, Hendrik" w:date="2023-08-16T06:54:51.686Z" w:id="956080734"/>
          <w:u w:val="single"/>
          <w:lang w:val="en-GB"/>
        </w:rPr>
      </w:pPr>
      <w:r w:rsidRPr="4621AD03" w:rsidR="00544EA9">
        <w:rPr>
          <w:lang w:val="en-GB"/>
        </w:rPr>
        <w:t xml:space="preserve">KPI 2.5 </w:t>
      </w:r>
      <w:r w:rsidRPr="4621AD03" w:rsidR="00D40718">
        <w:rPr>
          <w:u w:val="single"/>
          <w:lang w:val="en-GB"/>
        </w:rPr>
        <w:t xml:space="preserve">Publish </w:t>
      </w:r>
      <w:r w:rsidRPr="4621AD03" w:rsidR="00A0249F">
        <w:rPr>
          <w:u w:val="single"/>
          <w:lang w:val="en-GB"/>
        </w:rPr>
        <w:t xml:space="preserve">one article on </w:t>
      </w:r>
      <w:r w:rsidRPr="4621AD03" w:rsidR="00D40718">
        <w:rPr>
          <w:u w:val="single"/>
          <w:lang w:val="en-GB"/>
        </w:rPr>
        <w:t>the health economic analysis</w:t>
      </w:r>
      <w:ins w:author="Napierala, Hendrik" w:date="2023-08-16T06:53:51.356Z" w:id="1821342947">
        <w:r w:rsidRPr="4621AD03" w:rsidR="36D2AC65">
          <w:rPr>
            <w:u w:val="single"/>
            <w:lang w:val="en-GB"/>
          </w:rPr>
          <w:t xml:space="preserve"> as a </w:t>
        </w:r>
        <w:r w:rsidRPr="4621AD03" w:rsidR="36D2AC65">
          <w:rPr>
            <w:u w:val="single"/>
            <w:lang w:val="en-GB"/>
          </w:rPr>
          <w:t>preprint</w:t>
        </w:r>
      </w:ins>
    </w:p>
    <w:p w:rsidR="7B4CE308" w:rsidP="4621AD03" w:rsidRDefault="7B4CE308" w14:paraId="648E52A0" w14:textId="336B991F">
      <w:pPr>
        <w:pStyle w:val="Standard"/>
        <w:spacing w:before="0" w:after="0"/>
        <w:ind w:left="720"/>
        <w:rPr>
          <w:lang w:val="en-GB"/>
        </w:rPr>
      </w:pPr>
      <w:ins w:author="Napierala, Hendrik" w:date="2023-08-16T06:54:52.114Z" w:id="1535849398">
        <w:r w:rsidRPr="4621AD03" w:rsidR="7B4CE308">
          <w:rPr>
            <w:lang w:val="en-GB"/>
          </w:rPr>
          <w:t xml:space="preserve">KPI 2.6 </w:t>
        </w:r>
        <w:r w:rsidRPr="4621AD03" w:rsidR="7B4CE308">
          <w:rPr>
            <w:lang w:val="en-GB"/>
          </w:rPr>
          <w:t xml:space="preserve">Publish all pseudonymized trial </w:t>
        </w:r>
        <w:r w:rsidRPr="4621AD03" w:rsidR="7B4CE308">
          <w:rPr>
            <w:lang w:val="en-GB"/>
          </w:rPr>
          <w:t>data</w:t>
        </w:r>
      </w:ins>
      <w:commentRangeStart w:id="873128240"/>
      <w:commentRangeEnd w:id="873128240"/>
      <w:r>
        <w:rPr>
          <w:rStyle w:val="CommentReference"/>
        </w:rPr>
        <w:commentReference w:id="873128240"/>
      </w:r>
    </w:p>
    <w:p w:rsidRPr="005F1D76" w:rsidR="00673F79" w:rsidP="00673F79" w:rsidRDefault="00673F79" w14:paraId="6F622659" w14:textId="77777777">
      <w:pPr>
        <w:spacing w:before="0" w:after="0"/>
        <w:rPr>
          <w:b/>
          <w:lang w:val="en-GB"/>
        </w:rPr>
      </w:pPr>
    </w:p>
    <w:p w:rsidRPr="005F1D76" w:rsidR="00544EA9" w:rsidP="00673F79" w:rsidRDefault="00673F79" w14:paraId="46FE6425" w14:textId="149615F2">
      <w:pPr>
        <w:spacing w:before="0" w:after="0"/>
        <w:rPr>
          <w:lang w:val="en-GB"/>
        </w:rPr>
      </w:pPr>
      <w:r w:rsidRPr="005F1D76">
        <w:rPr>
          <w:b/>
          <w:lang w:val="en-GB"/>
        </w:rPr>
        <w:t>Objective</w:t>
      </w:r>
      <w:r w:rsidRPr="005F1D76" w:rsidR="00544EA9">
        <w:rPr>
          <w:b/>
          <w:lang w:val="en-GB"/>
        </w:rPr>
        <w:t xml:space="preserve"> 3</w:t>
      </w:r>
      <w:r w:rsidRPr="005F1D76" w:rsidR="00544EA9">
        <w:rPr>
          <w:lang w:val="en-GB"/>
        </w:rPr>
        <w:t xml:space="preserve"> is to </w:t>
      </w:r>
      <w:r w:rsidRPr="005F1D76" w:rsidR="00544EA9">
        <w:rPr>
          <w:b/>
          <w:lang w:val="en-GB"/>
        </w:rPr>
        <w:t>explore enabling and disabling factors to implement social prescribing</w:t>
      </w:r>
      <w:r w:rsidRPr="005F1D76" w:rsidR="00544EA9">
        <w:rPr>
          <w:lang w:val="en-GB"/>
        </w:rPr>
        <w:t xml:space="preserve"> as a measure to improve access to health and care services for people in vulnerable situations as a scalable and transferable solution for different European countries.</w:t>
      </w:r>
    </w:p>
    <w:p w:rsidRPr="005F1D76" w:rsidR="00544EA9" w:rsidP="00945AAD" w:rsidRDefault="00544EA9" w14:paraId="2854B0AA" w14:textId="578765CE">
      <w:pPr>
        <w:spacing w:before="0" w:after="0"/>
        <w:ind w:left="720"/>
        <w:rPr>
          <w:lang w:val="en-GB"/>
        </w:rPr>
      </w:pPr>
      <w:r w:rsidRPr="005F1D76">
        <w:rPr>
          <w:lang w:val="en-GB"/>
        </w:rPr>
        <w:t xml:space="preserve">KPI 3.1 </w:t>
      </w:r>
      <w:r w:rsidRPr="005F1D76" w:rsidR="00A0249F">
        <w:rPr>
          <w:lang w:val="en-GB"/>
        </w:rPr>
        <w:t xml:space="preserve">Conduct </w:t>
      </w:r>
      <w:r w:rsidRPr="005F1D76" w:rsidR="00A0249F">
        <w:rPr>
          <w:u w:val="single"/>
          <w:lang w:val="en-GB"/>
        </w:rPr>
        <w:t>100 qualitative interviews</w:t>
      </w:r>
      <w:r w:rsidRPr="005F1D76" w:rsidR="00A0249F">
        <w:rPr>
          <w:lang w:val="en-GB"/>
        </w:rPr>
        <w:t xml:space="preserve"> with stakeholders in five European countries</w:t>
      </w:r>
    </w:p>
    <w:p w:rsidRPr="005F1D76" w:rsidR="00544EA9" w:rsidP="00945AAD" w:rsidRDefault="00544EA9" w14:paraId="540A3FB3" w14:textId="5844E466">
      <w:pPr>
        <w:spacing w:before="0" w:after="0"/>
        <w:ind w:left="720"/>
        <w:rPr>
          <w:lang w:val="en-GB"/>
        </w:rPr>
      </w:pPr>
      <w:r w:rsidRPr="005F1D76">
        <w:rPr>
          <w:lang w:val="en-GB"/>
        </w:rPr>
        <w:t xml:space="preserve">KPI 3.2 </w:t>
      </w:r>
      <w:r w:rsidRPr="005F1D76" w:rsidR="00A0249F">
        <w:rPr>
          <w:lang w:val="en-GB"/>
        </w:rPr>
        <w:t xml:space="preserve">Publish </w:t>
      </w:r>
      <w:r w:rsidRPr="005F1D76" w:rsidR="00A0249F">
        <w:rPr>
          <w:u w:val="single"/>
          <w:lang w:val="en-GB"/>
        </w:rPr>
        <w:t xml:space="preserve">one article on </w:t>
      </w:r>
      <w:r w:rsidRPr="005F1D76">
        <w:rPr>
          <w:u w:val="single"/>
          <w:lang w:val="en-GB"/>
        </w:rPr>
        <w:t>framework analysis</w:t>
      </w:r>
      <w:r w:rsidRPr="005F1D76">
        <w:rPr>
          <w:lang w:val="en-GB"/>
        </w:rPr>
        <w:t xml:space="preserve"> to assess enabling and disabling factors</w:t>
      </w:r>
    </w:p>
    <w:p w:rsidRPr="005F1D76" w:rsidR="00673F79" w:rsidP="00673F79" w:rsidRDefault="00673F79" w14:paraId="7E147D9C" w14:textId="77777777">
      <w:pPr>
        <w:spacing w:before="0" w:after="0"/>
        <w:rPr>
          <w:b/>
          <w:lang w:val="en-GB"/>
        </w:rPr>
      </w:pPr>
    </w:p>
    <w:p w:rsidRPr="005F1D76" w:rsidR="00544EA9" w:rsidP="00673F79" w:rsidRDefault="00673F79" w14:paraId="283A9CFB" w14:textId="31AE37B2">
      <w:pPr>
        <w:spacing w:before="0" w:after="0"/>
        <w:rPr>
          <w:lang w:val="en-GB"/>
        </w:rPr>
      </w:pPr>
      <w:r w:rsidRPr="005F1D76">
        <w:rPr>
          <w:b/>
          <w:lang w:val="en-GB"/>
        </w:rPr>
        <w:t>Objective</w:t>
      </w:r>
      <w:r w:rsidRPr="005F1D76" w:rsidR="00544EA9">
        <w:rPr>
          <w:b/>
          <w:lang w:val="en-GB"/>
        </w:rPr>
        <w:t xml:space="preserve"> 4</w:t>
      </w:r>
      <w:r w:rsidRPr="005F1D76" w:rsidR="00544EA9">
        <w:rPr>
          <w:lang w:val="en-GB"/>
        </w:rPr>
        <w:t xml:space="preserve"> is to </w:t>
      </w:r>
      <w:r w:rsidRPr="005F1D76" w:rsidR="00544EA9">
        <w:rPr>
          <w:b/>
          <w:lang w:val="en-GB"/>
        </w:rPr>
        <w:t>inform and discuss with decision- and policy makers, providers and health and care worke</w:t>
      </w:r>
      <w:r w:rsidRPr="005F1D76" w:rsidR="00544EA9">
        <w:rPr>
          <w:lang w:val="en-GB"/>
        </w:rPr>
        <w:t>rs the potential impact of social prescribing on good health and high-quality accessible healthcare based on our findings.</w:t>
      </w:r>
    </w:p>
    <w:p w:rsidRPr="005F1D76" w:rsidR="00544EA9" w:rsidP="00945AAD" w:rsidRDefault="00544EA9" w14:paraId="6BA512B0" w14:textId="6A878FA7">
      <w:pPr>
        <w:spacing w:before="0" w:after="0"/>
        <w:ind w:left="720"/>
        <w:rPr>
          <w:lang w:val="en-GB"/>
        </w:rPr>
      </w:pPr>
      <w:r w:rsidRPr="005F1D76">
        <w:rPr>
          <w:lang w:val="en-GB"/>
        </w:rPr>
        <w:t xml:space="preserve">KPI 4.1 </w:t>
      </w:r>
      <w:r w:rsidRPr="005F1D76" w:rsidR="00A0249F">
        <w:rPr>
          <w:lang w:val="en-GB"/>
        </w:rPr>
        <w:t xml:space="preserve">Conduct </w:t>
      </w:r>
      <w:r w:rsidRPr="00A17352" w:rsidR="00A0249F">
        <w:rPr>
          <w:u w:val="single"/>
          <w:lang w:val="en-GB"/>
        </w:rPr>
        <w:t>five</w:t>
      </w:r>
      <w:r w:rsidRPr="00A17352">
        <w:rPr>
          <w:u w:val="single"/>
          <w:lang w:val="en-GB"/>
        </w:rPr>
        <w:t xml:space="preserve"> workshops for decision- and policy makers</w:t>
      </w:r>
      <w:r w:rsidRPr="005F1D76">
        <w:rPr>
          <w:lang w:val="en-GB"/>
        </w:rPr>
        <w:t xml:space="preserve"> in Europe on social pr</w:t>
      </w:r>
      <w:r w:rsidRPr="005F1D76" w:rsidR="00A0249F">
        <w:rPr>
          <w:lang w:val="en-GB"/>
        </w:rPr>
        <w:t>escribing</w:t>
      </w:r>
    </w:p>
    <w:p w:rsidRPr="005F1D76" w:rsidR="00544EA9" w:rsidP="00945AAD" w:rsidRDefault="00544EA9" w14:paraId="36CACB0C" w14:textId="2A8ABED7">
      <w:pPr>
        <w:spacing w:before="0" w:after="0"/>
        <w:ind w:left="720"/>
        <w:rPr>
          <w:lang w:val="en-GB"/>
        </w:rPr>
      </w:pPr>
      <w:r w:rsidRPr="005F1D76">
        <w:rPr>
          <w:lang w:val="en-GB"/>
        </w:rPr>
        <w:t xml:space="preserve">KPI 4.2 </w:t>
      </w:r>
      <w:r w:rsidRPr="005F1D76" w:rsidR="00A0249F">
        <w:rPr>
          <w:lang w:val="en-GB"/>
        </w:rPr>
        <w:t xml:space="preserve">Conduct </w:t>
      </w:r>
      <w:r w:rsidRPr="00A17352" w:rsidR="00A0249F">
        <w:rPr>
          <w:u w:val="single"/>
          <w:lang w:val="en-GB"/>
        </w:rPr>
        <w:t>one workshop i</w:t>
      </w:r>
      <w:r w:rsidRPr="00A17352">
        <w:rPr>
          <w:u w:val="single"/>
          <w:lang w:val="en-GB"/>
        </w:rPr>
        <w:t>n each European country involved for providers and health and care workers</w:t>
      </w:r>
      <w:r w:rsidRPr="005F1D76">
        <w:rPr>
          <w:lang w:val="en-GB"/>
        </w:rPr>
        <w:t xml:space="preserve"> how to implement social prescribing for people in vulnerable situations.</w:t>
      </w:r>
    </w:p>
    <w:p w:rsidRPr="005F1D76" w:rsidR="00673F79" w:rsidP="00673F79" w:rsidRDefault="00673F79" w14:paraId="2975E88E" w14:textId="77777777">
      <w:pPr>
        <w:spacing w:before="0" w:after="0"/>
        <w:rPr>
          <w:b/>
          <w:lang w:val="en-GB"/>
        </w:rPr>
      </w:pPr>
    </w:p>
    <w:p w:rsidRPr="005F1D76" w:rsidR="00544EA9" w:rsidP="00673F79" w:rsidRDefault="00673F79" w14:paraId="1CDC4E6C" w14:textId="7304AF9F">
      <w:pPr>
        <w:spacing w:before="0" w:after="0"/>
        <w:rPr>
          <w:lang w:val="en-GB"/>
        </w:rPr>
      </w:pPr>
      <w:r w:rsidRPr="005F1D76">
        <w:rPr>
          <w:b/>
          <w:lang w:val="en-GB"/>
        </w:rPr>
        <w:t>Objective</w:t>
      </w:r>
      <w:r w:rsidRPr="005F1D76" w:rsidR="00544EA9">
        <w:rPr>
          <w:b/>
          <w:lang w:val="en-GB"/>
        </w:rPr>
        <w:t xml:space="preserve"> 5</w:t>
      </w:r>
      <w:r w:rsidRPr="005F1D76" w:rsidR="00544EA9">
        <w:rPr>
          <w:lang w:val="en-GB"/>
        </w:rPr>
        <w:t xml:space="preserve"> is to </w:t>
      </w:r>
      <w:r w:rsidRPr="005F1D76" w:rsidR="00544EA9">
        <w:rPr>
          <w:b/>
          <w:lang w:val="en-GB"/>
        </w:rPr>
        <w:t>inform the public society about the potential of social prescribing</w:t>
      </w:r>
      <w:r w:rsidRPr="005F1D76" w:rsidR="00544EA9">
        <w:rPr>
          <w:lang w:val="en-GB"/>
        </w:rPr>
        <w:t xml:space="preserve"> and the results of our study continuously.</w:t>
      </w:r>
    </w:p>
    <w:p w:rsidRPr="005F1D76" w:rsidR="00544EA9" w:rsidP="00945AAD" w:rsidRDefault="00544EA9" w14:paraId="4AB94E84" w14:textId="306C008D">
      <w:pPr>
        <w:spacing w:before="0" w:after="0"/>
        <w:ind w:left="720"/>
        <w:rPr>
          <w:lang w:val="en-GB"/>
        </w:rPr>
      </w:pPr>
      <w:r w:rsidRPr="005F1D76">
        <w:rPr>
          <w:lang w:val="en-GB"/>
        </w:rPr>
        <w:t xml:space="preserve">KPI 5.1 </w:t>
      </w:r>
      <w:r w:rsidRPr="005F1D76" w:rsidR="00A0249F">
        <w:rPr>
          <w:lang w:val="en-GB"/>
        </w:rPr>
        <w:t>Communication via</w:t>
      </w:r>
      <w:r w:rsidRPr="005F1D76">
        <w:rPr>
          <w:lang w:val="en-GB"/>
        </w:rPr>
        <w:t xml:space="preserve"> social media channel</w:t>
      </w:r>
      <w:r w:rsidRPr="005F1D76" w:rsidR="00A0249F">
        <w:rPr>
          <w:lang w:val="en-GB"/>
        </w:rPr>
        <w:t xml:space="preserve">s with </w:t>
      </w:r>
      <w:r w:rsidRPr="005F1D76">
        <w:rPr>
          <w:lang w:val="en-GB"/>
        </w:rPr>
        <w:t xml:space="preserve">at </w:t>
      </w:r>
      <w:r w:rsidRPr="005F1D76">
        <w:rPr>
          <w:u w:val="single"/>
          <w:lang w:val="en-GB"/>
        </w:rPr>
        <w:t>least 1,000 followers</w:t>
      </w:r>
      <w:r w:rsidRPr="005F1D76">
        <w:rPr>
          <w:lang w:val="en-GB"/>
        </w:rPr>
        <w:t xml:space="preserve"> to discuss our project with the public until the end of 2026.</w:t>
      </w:r>
    </w:p>
    <w:p w:rsidRPr="005F1D76" w:rsidR="00544EA9" w:rsidP="00945AAD" w:rsidRDefault="00544EA9" w14:paraId="4205EA28" w14:textId="4E85D0DE">
      <w:pPr>
        <w:spacing w:before="0" w:after="0"/>
        <w:ind w:left="720"/>
        <w:rPr>
          <w:lang w:val="en-GB"/>
        </w:rPr>
      </w:pPr>
      <w:r w:rsidRPr="005F1D76">
        <w:rPr>
          <w:lang w:val="en-GB"/>
        </w:rPr>
        <w:t xml:space="preserve">KPI 5.2 </w:t>
      </w:r>
      <w:r w:rsidRPr="005F1D76" w:rsidR="00A0249F">
        <w:rPr>
          <w:lang w:val="en-GB"/>
        </w:rPr>
        <w:t xml:space="preserve">Communication via </w:t>
      </w:r>
      <w:r w:rsidRPr="005F1D76" w:rsidR="00A0249F">
        <w:rPr>
          <w:u w:val="single"/>
          <w:lang w:val="en-GB"/>
        </w:rPr>
        <w:t>c</w:t>
      </w:r>
      <w:r w:rsidRPr="005F1D76">
        <w:rPr>
          <w:u w:val="single"/>
          <w:lang w:val="en-GB"/>
        </w:rPr>
        <w:t>lassic mass media in at least six countries</w:t>
      </w:r>
      <w:r w:rsidRPr="005F1D76">
        <w:rPr>
          <w:lang w:val="en-GB"/>
        </w:rPr>
        <w:t xml:space="preserve"> will mention our project at least twice over</w:t>
      </w:r>
      <w:r w:rsidRPr="005F1D76" w:rsidR="00A0249F">
        <w:rPr>
          <w:lang w:val="en-GB"/>
        </w:rPr>
        <w:t xml:space="preserve"> the five-year project timeline, e.g., breakfast television</w:t>
      </w:r>
    </w:p>
    <w:p w:rsidRPr="005F1D76" w:rsidR="00544EA9" w:rsidP="00FF64AE" w:rsidRDefault="00544EA9" w14:paraId="31A6C602" w14:textId="77777777">
      <w:pPr>
        <w:spacing w:before="40" w:after="40"/>
        <w:rPr>
          <w:b/>
          <w:color w:val="0070C0"/>
          <w:u w:val="single"/>
          <w:lang w:val="en-GB"/>
        </w:rPr>
      </w:pPr>
    </w:p>
    <w:p w:rsidRPr="005F1D76" w:rsidR="00DD22BC" w:rsidP="00FF64AE" w:rsidRDefault="001256D0" w14:paraId="45B89F0D" w14:textId="5B0A352C">
      <w:pPr>
        <w:spacing w:before="40" w:after="40"/>
        <w:rPr>
          <w:b/>
          <w:color w:val="0070C0"/>
          <w:u w:val="single"/>
          <w:lang w:val="en-GB"/>
        </w:rPr>
      </w:pPr>
      <w:r w:rsidRPr="005F1D76">
        <w:rPr>
          <w:b/>
          <w:color w:val="0070C0"/>
          <w:u w:val="single"/>
          <w:lang w:val="en-GB"/>
        </w:rPr>
        <w:t>Progress beyond the state-of-the-art</w:t>
      </w:r>
      <w:r w:rsidRPr="005F1D76" w:rsidR="00391FD4">
        <w:rPr>
          <w:b/>
          <w:color w:val="0070C0"/>
          <w:u w:val="single"/>
          <w:lang w:val="en-GB"/>
        </w:rPr>
        <w:t xml:space="preserve"> and </w:t>
      </w:r>
      <w:r w:rsidRPr="005F1D76" w:rsidR="00DD22BC">
        <w:rPr>
          <w:b/>
          <w:color w:val="0070C0"/>
          <w:u w:val="single"/>
          <w:lang w:val="en-GB"/>
        </w:rPr>
        <w:t>ambition</w:t>
      </w:r>
    </w:p>
    <w:p w:rsidRPr="005F1D76" w:rsidR="00A0249F" w:rsidP="144CB170" w:rsidRDefault="00A0249F" w14:paraId="0040FED6" w14:textId="52CC0E1A">
      <w:pPr>
        <w:spacing w:after="10"/>
        <w:rPr>
          <w:lang w:val="en-GB"/>
        </w:rPr>
      </w:pPr>
      <w:r w:rsidRPr="005F1D76">
        <w:rPr>
          <w:lang w:val="en-GB"/>
        </w:rPr>
        <w:t>We propose SP as an innovative solution to promote and improve access to health and care services for persons in vulnerable situations, more precisely the different groups of vulnerable persons.</w:t>
      </w:r>
    </w:p>
    <w:p w:rsidRPr="005F1D76" w:rsidR="006C4F20" w:rsidP="144CB170" w:rsidRDefault="00FE36B1" w14:paraId="3E4D6D5A" w14:textId="7DC9CEA9">
      <w:pPr>
        <w:spacing w:after="10"/>
        <w:rPr>
          <w:lang w:val="en-GB"/>
        </w:rPr>
      </w:pPr>
      <w:r w:rsidRPr="005F1D76">
        <w:rPr>
          <w:lang w:val="en-GB"/>
        </w:rPr>
        <w:t xml:space="preserve">While there is quite some evidence on the positive effects of </w:t>
      </w:r>
      <w:r w:rsidRPr="005F1D76" w:rsidR="00D74A6F">
        <w:rPr>
          <w:lang w:val="en-GB"/>
        </w:rPr>
        <w:t>SP</w:t>
      </w:r>
      <w:r w:rsidRPr="005F1D76">
        <w:rPr>
          <w:lang w:val="en-GB"/>
        </w:rPr>
        <w:t xml:space="preserve"> in the general population, there is a lack of rigorous conducted RCTs</w:t>
      </w:r>
      <w:r w:rsidRPr="005F1D76" w:rsidR="00D74A6F">
        <w:rPr>
          <w:lang w:val="en-GB"/>
        </w:rPr>
        <w:t xml:space="preserve"> to prove effectiveness. Most studies so far have been conducted in the UK. There has been no multinational trial to prove the effectiveness of SP so far.</w:t>
      </w:r>
      <w:r w:rsidRPr="005F1D76" w:rsidR="00814699">
        <w:rPr>
          <w:lang w:val="en-GB"/>
        </w:rPr>
        <w:t xml:space="preserve"> </w:t>
      </w:r>
      <w:r w:rsidRPr="005F1D76" w:rsidR="00CD02D6">
        <w:rPr>
          <w:lang w:val="en-GB"/>
        </w:rPr>
        <w:t>Thus, this</w:t>
      </w:r>
      <w:r w:rsidRPr="005F1D76" w:rsidR="00814699">
        <w:rPr>
          <w:lang w:val="en-GB"/>
        </w:rPr>
        <w:t xml:space="preserve"> </w:t>
      </w:r>
      <w:r w:rsidRPr="00A17352" w:rsidR="00814699">
        <w:rPr>
          <w:b/>
          <w:lang w:val="en-GB"/>
        </w:rPr>
        <w:t xml:space="preserve">first multinational trial on social </w:t>
      </w:r>
      <w:r w:rsidRPr="00A17352" w:rsidR="005F1D76">
        <w:rPr>
          <w:b/>
          <w:lang w:val="en-GB"/>
        </w:rPr>
        <w:t>prescribing</w:t>
      </w:r>
      <w:r w:rsidRPr="005F1D76" w:rsidR="00814699">
        <w:rPr>
          <w:lang w:val="en-GB"/>
        </w:rPr>
        <w:t xml:space="preserve"> </w:t>
      </w:r>
      <w:r w:rsidRPr="005F1D76" w:rsidR="00CD02D6">
        <w:rPr>
          <w:lang w:val="en-GB"/>
        </w:rPr>
        <w:t xml:space="preserve">will be </w:t>
      </w:r>
      <w:r w:rsidRPr="005F1D76" w:rsidR="005F1D76">
        <w:rPr>
          <w:lang w:val="en-GB"/>
        </w:rPr>
        <w:t>ground-breaking</w:t>
      </w:r>
      <w:r w:rsidRPr="005F1D76" w:rsidR="00CD02D6">
        <w:rPr>
          <w:lang w:val="en-GB"/>
        </w:rPr>
        <w:t xml:space="preserve"> in researching a care intervention being tested in different </w:t>
      </w:r>
      <w:r w:rsidRPr="005F1D76" w:rsidR="00125A0D">
        <w:rPr>
          <w:lang w:val="en-GB"/>
        </w:rPr>
        <w:t xml:space="preserve">European </w:t>
      </w:r>
      <w:r w:rsidRPr="005F1D76" w:rsidR="00CD02D6">
        <w:rPr>
          <w:lang w:val="en-GB"/>
        </w:rPr>
        <w:t>health care systems on primary care level.</w:t>
      </w:r>
      <w:r w:rsidRPr="005F1D76" w:rsidR="002B2D6E">
        <w:rPr>
          <w:lang w:val="en-GB"/>
        </w:rPr>
        <w:t xml:space="preserve"> This is going to be </w:t>
      </w:r>
      <w:r w:rsidRPr="00A17352" w:rsidR="002B2D6E">
        <w:rPr>
          <w:b/>
          <w:lang w:val="en-GB"/>
        </w:rPr>
        <w:t>one of the largest</w:t>
      </w:r>
      <w:r w:rsidRPr="00A17352" w:rsidR="00A17352">
        <w:rPr>
          <w:b/>
          <w:lang w:val="en-GB"/>
        </w:rPr>
        <w:t xml:space="preserve"> European</w:t>
      </w:r>
      <w:r w:rsidRPr="00A17352" w:rsidR="002B2D6E">
        <w:rPr>
          <w:b/>
          <w:lang w:val="en-GB"/>
        </w:rPr>
        <w:t xml:space="preserve"> RCTs </w:t>
      </w:r>
      <w:r w:rsidRPr="00A17352" w:rsidR="00A17352">
        <w:rPr>
          <w:b/>
          <w:lang w:val="en-GB"/>
        </w:rPr>
        <w:t>on primary care level</w:t>
      </w:r>
      <w:r w:rsidRPr="005F1D76" w:rsidR="00A17352">
        <w:rPr>
          <w:lang w:val="en-GB"/>
        </w:rPr>
        <w:t xml:space="preserve"> </w:t>
      </w:r>
      <w:r w:rsidRPr="005F1D76" w:rsidR="002B2D6E">
        <w:rPr>
          <w:lang w:val="en-GB"/>
        </w:rPr>
        <w:t xml:space="preserve">looking at health care interventions </w:t>
      </w:r>
      <w:r w:rsidRPr="005F1D76" w:rsidR="00A17352">
        <w:rPr>
          <w:lang w:val="en-GB"/>
        </w:rPr>
        <w:t>ever conducted</w:t>
      </w:r>
      <w:r w:rsidRPr="005F1D76" w:rsidR="002B2D6E">
        <w:rPr>
          <w:lang w:val="en-GB"/>
        </w:rPr>
        <w:t>.</w:t>
      </w:r>
    </w:p>
    <w:p w:rsidRPr="005F1D76" w:rsidR="00D74A6F" w:rsidP="3505FF2E" w:rsidRDefault="00D74A6F" w14:paraId="5C4222BB" w14:textId="78FA0E99">
      <w:pPr>
        <w:pStyle w:val="Listenabsatz"/>
        <w:numPr>
          <w:ilvl w:val="0"/>
          <w:numId w:val="44"/>
        </w:numPr>
        <w:spacing w:after="10"/>
        <w:rPr>
          <w:rFonts w:ascii="Times New Roman" w:hAnsi="Times New Roman" w:eastAsia="Calibri" w:cs="Times New Roman"/>
          <w:lang w:val="en-GB"/>
        </w:rPr>
      </w:pPr>
      <w:r w:rsidRPr="3505FF2E" w:rsidR="00D74A6F">
        <w:rPr>
          <w:lang w:val="en-GB"/>
        </w:rPr>
        <w:t xml:space="preserve">Additionally, there have been no </w:t>
      </w:r>
      <w:r w:rsidRPr="3505FF2E" w:rsidR="00477178">
        <w:rPr>
          <w:lang w:val="en-GB"/>
        </w:rPr>
        <w:t>thoroughly</w:t>
      </w:r>
      <w:r w:rsidRPr="3505FF2E" w:rsidR="00D74A6F">
        <w:rPr>
          <w:lang w:val="en-GB"/>
        </w:rPr>
        <w:t xml:space="preserve"> conducted adaptations of SP</w:t>
      </w:r>
      <w:r w:rsidRPr="3505FF2E" w:rsidR="00477178">
        <w:rPr>
          <w:lang w:val="en-GB"/>
        </w:rPr>
        <w:t xml:space="preserve"> to the needs of vulnerable groups. </w:t>
      </w:r>
      <w:r w:rsidRPr="3505FF2E" w:rsidR="00477178">
        <w:rPr>
          <w:highlight w:val="yellow"/>
          <w:lang w:val="en-GB"/>
        </w:rPr>
        <w:t xml:space="preserve">If SP </w:t>
      </w:r>
      <w:r w:rsidRPr="3505FF2E" w:rsidR="00B96E18">
        <w:rPr>
          <w:highlight w:val="yellow"/>
          <w:lang w:val="en-GB"/>
        </w:rPr>
        <w:t xml:space="preserve">has </w:t>
      </w:r>
      <w:r w:rsidRPr="3505FF2E" w:rsidR="40475C4C">
        <w:rPr>
          <w:highlight w:val="yellow"/>
          <w:lang w:val="en-GB"/>
        </w:rPr>
        <w:t>beneficial</w:t>
      </w:r>
      <w:r w:rsidRPr="3505FF2E" w:rsidR="00B96E18">
        <w:rPr>
          <w:highlight w:val="yellow"/>
          <w:lang w:val="en-GB"/>
        </w:rPr>
        <w:t xml:space="preserve"> effects for people in vulnerable situations has not been tested yet.</w:t>
      </w:r>
      <w:r w:rsidRPr="3505FF2E" w:rsidR="00125A0D">
        <w:rPr>
          <w:lang w:val="en-GB"/>
        </w:rPr>
        <w:t xml:space="preserve"> The </w:t>
      </w:r>
      <w:r w:rsidRPr="3505FF2E" w:rsidR="00125A0D">
        <w:rPr>
          <w:b w:val="1"/>
          <w:bCs w:val="1"/>
          <w:lang w:val="en-GB"/>
        </w:rPr>
        <w:t>interna</w:t>
      </w:r>
      <w:r w:rsidRPr="3505FF2E" w:rsidR="00891CCE">
        <w:rPr>
          <w:b w:val="1"/>
          <w:bCs w:val="1"/>
          <w:lang w:val="en-GB"/>
        </w:rPr>
        <w:t>tional co-creation process</w:t>
      </w:r>
      <w:r w:rsidRPr="3505FF2E" w:rsidR="00891CCE">
        <w:rPr>
          <w:lang w:val="en-GB"/>
        </w:rPr>
        <w:t xml:space="preserve"> will be highly innovative</w:t>
      </w:r>
      <w:ins w:author="Napierala, Hendrik" w:date="2023-08-16T09:19:43.461Z" w:id="1357050103">
        <w:r w:rsidRPr="3505FF2E" w:rsidR="11D4C52F">
          <w:rPr>
            <w:lang w:val="en-GB"/>
          </w:rPr>
          <w:t xml:space="preserve"> in </w:t>
        </w:r>
      </w:ins>
      <w:del w:author="Napierala, Hendrik" w:date="2023-08-16T09:19:45.132Z" w:id="1729219784">
        <w:r w:rsidRPr="3505FF2E" w:rsidDel="00891CCE">
          <w:rPr>
            <w:lang w:val="en-GB"/>
          </w:rPr>
          <w:delText xml:space="preserve"> </w:delText>
        </w:r>
      </w:del>
      <w:r w:rsidRPr="3505FF2E" w:rsidR="00891CCE">
        <w:rPr>
          <w:lang w:val="en-GB"/>
        </w:rPr>
        <w:t>adapting existing co-creation processes to multinational studies and thus exemplary for the future.</w:t>
      </w:r>
    </w:p>
    <w:p w:rsidRPr="005F1D76" w:rsidR="00B96E18" w:rsidP="3505FF2E" w:rsidRDefault="00B96E18" w14:paraId="283901ED" w14:textId="4FDF56B9">
      <w:pPr>
        <w:spacing w:after="10"/>
        <w:rPr>
          <w:lang w:val="en-GB"/>
        </w:rPr>
      </w:pPr>
      <w:r w:rsidRPr="3505FF2E" w:rsidR="00B96E18">
        <w:rPr>
          <w:lang w:val="en-GB"/>
        </w:rPr>
        <w:t xml:space="preserve">Thirdly, while there is quite some knowledge on implementing SP in the UK, there have been only very few studies looking on SP </w:t>
      </w:r>
      <w:r w:rsidRPr="3505FF2E" w:rsidR="00CF0F0C">
        <w:rPr>
          <w:lang w:val="en-GB"/>
        </w:rPr>
        <w:t>in Europe beyond the UK.</w:t>
      </w:r>
      <w:r w:rsidRPr="3505FF2E" w:rsidR="00C51B37">
        <w:rPr>
          <w:lang w:val="en-GB"/>
        </w:rPr>
        <w:t xml:space="preserve"> SP-EU will </w:t>
      </w:r>
      <w:del w:author="Napierala, Hendrik" w:date="2023-08-16T09:20:21.124Z" w:id="1573742059">
        <w:r w:rsidRPr="3505FF2E" w:rsidDel="00C51B37">
          <w:rPr>
            <w:lang w:val="en-GB"/>
          </w:rPr>
          <w:delText xml:space="preserve">does </w:delText>
        </w:r>
      </w:del>
      <w:r w:rsidRPr="3505FF2E" w:rsidR="00C51B37">
        <w:rPr>
          <w:lang w:val="en-GB"/>
        </w:rPr>
        <w:t xml:space="preserve">contribute </w:t>
      </w:r>
      <w:del w:author="Napierala, Hendrik" w:date="2023-08-16T09:20:18.048Z" w:id="655538157">
        <w:r w:rsidRPr="3505FF2E" w:rsidDel="00C51B37">
          <w:rPr>
            <w:lang w:val="en-GB"/>
          </w:rPr>
          <w:delText xml:space="preserve">essentially </w:delText>
        </w:r>
      </w:del>
      <w:r w:rsidRPr="3505FF2E" w:rsidR="00C51B37">
        <w:rPr>
          <w:lang w:val="en-GB"/>
        </w:rPr>
        <w:t xml:space="preserve">to widening the existing </w:t>
      </w:r>
      <w:r w:rsidRPr="3505FF2E" w:rsidR="00C51B37">
        <w:rPr>
          <w:lang w:val="en-GB"/>
        </w:rPr>
        <w:t>state of the art</w:t>
      </w:r>
      <w:r w:rsidRPr="3505FF2E" w:rsidR="002B2D6E">
        <w:rPr>
          <w:lang w:val="en-GB"/>
        </w:rPr>
        <w:t xml:space="preserve"> looking at</w:t>
      </w:r>
      <w:r w:rsidRPr="3505FF2E" w:rsidR="00A17352">
        <w:rPr>
          <w:lang w:val="en-GB"/>
        </w:rPr>
        <w:t xml:space="preserve"> </w:t>
      </w:r>
      <w:r w:rsidRPr="3505FF2E" w:rsidR="00A17352">
        <w:rPr>
          <w:b w:val="1"/>
          <w:bCs w:val="1"/>
          <w:lang w:val="en-GB"/>
        </w:rPr>
        <w:t>implementation processes in</w:t>
      </w:r>
      <w:r w:rsidRPr="3505FF2E" w:rsidR="002B2D6E">
        <w:rPr>
          <w:b w:val="1"/>
          <w:bCs w:val="1"/>
          <w:lang w:val="en-GB"/>
        </w:rPr>
        <w:t xml:space="preserve"> different European health care systems</w:t>
      </w:r>
      <w:r w:rsidRPr="3505FF2E" w:rsidR="002B2D6E">
        <w:rPr>
          <w:lang w:val="en-GB"/>
        </w:rPr>
        <w:t xml:space="preserve"> comparatively</w:t>
      </w:r>
      <w:ins w:author="Napierala, Hendrik" w:date="2023-08-16T09:20:34.786Z" w:id="2009694198">
        <w:r w:rsidRPr="3505FF2E" w:rsidR="5079AA60">
          <w:rPr>
            <w:lang w:val="en-GB"/>
          </w:rPr>
          <w:t xml:space="preserve"> and thereby XXX</w:t>
        </w:r>
      </w:ins>
      <w:r w:rsidRPr="3505FF2E" w:rsidR="002B2D6E">
        <w:rPr>
          <w:lang w:val="en-GB"/>
        </w:rPr>
        <w:t>.</w:t>
      </w:r>
    </w:p>
    <w:p w:rsidRPr="005F1D76" w:rsidR="001256D0" w:rsidP="00FF64AE" w:rsidRDefault="00DD22BC" w14:paraId="16174883" w14:textId="2816191A">
      <w:pPr>
        <w:spacing w:before="40" w:after="40"/>
        <w:rPr>
          <w:b/>
          <w:color w:val="0070C0"/>
          <w:u w:val="single"/>
          <w:lang w:val="en-GB"/>
        </w:rPr>
      </w:pPr>
      <w:r w:rsidRPr="005F1D76">
        <w:rPr>
          <w:b/>
          <w:color w:val="0070C0"/>
          <w:u w:val="single"/>
          <w:lang w:val="en-GB"/>
        </w:rPr>
        <w:t>P</w:t>
      </w:r>
      <w:r w:rsidRPr="005F1D76" w:rsidR="00391FD4">
        <w:rPr>
          <w:b/>
          <w:color w:val="0070C0"/>
          <w:u w:val="single"/>
          <w:lang w:val="en-GB"/>
        </w:rPr>
        <w:t>ositioning of the project on the innovation chain (‘from lab to market’ or ‘from idea to application’)</w:t>
      </w:r>
    </w:p>
    <w:p w:rsidRPr="005F1D76" w:rsidR="001256D0" w:rsidP="00FF64AE" w:rsidRDefault="005F1D76" w14:paraId="1645969E" w14:textId="61C2A488">
      <w:pPr>
        <w:rPr>
          <w:lang w:val="en-GB"/>
        </w:rPr>
      </w:pPr>
      <w:r w:rsidRPr="3505FF2E" w:rsidR="005F1D76">
        <w:rPr>
          <w:lang w:val="en-GB"/>
        </w:rPr>
        <w:t>T</w:t>
      </w:r>
      <w:r w:rsidRPr="3505FF2E" w:rsidR="00D40718">
        <w:rPr>
          <w:lang w:val="en-GB"/>
        </w:rPr>
        <w:t>he project starts at</w:t>
      </w:r>
      <w:r w:rsidRPr="3505FF2E" w:rsidR="008B271D">
        <w:rPr>
          <w:lang w:val="en-GB"/>
        </w:rPr>
        <w:t xml:space="preserve"> </w:t>
      </w:r>
      <w:r w:rsidRPr="3505FF2E" w:rsidR="00057E81">
        <w:rPr>
          <w:b w:val="1"/>
          <w:bCs w:val="1"/>
          <w:lang w:val="en-GB"/>
        </w:rPr>
        <w:t>Technology Readiness Level 6</w:t>
      </w:r>
      <w:r w:rsidRPr="3505FF2E" w:rsidR="00057E81">
        <w:rPr>
          <w:lang w:val="en-GB"/>
        </w:rPr>
        <w:t xml:space="preserve">. The </w:t>
      </w:r>
      <w:r w:rsidRPr="3505FF2E" w:rsidR="00636D88">
        <w:rPr>
          <w:lang w:val="en-GB"/>
        </w:rPr>
        <w:t xml:space="preserve">feasibility and positive effects </w:t>
      </w:r>
      <w:r w:rsidRPr="3505FF2E" w:rsidR="00057E81">
        <w:rPr>
          <w:lang w:val="en-GB"/>
        </w:rPr>
        <w:t xml:space="preserve">of SP in </w:t>
      </w:r>
      <w:r w:rsidRPr="3505FF2E" w:rsidR="00636D88">
        <w:rPr>
          <w:lang w:val="en-GB"/>
        </w:rPr>
        <w:t>the</w:t>
      </w:r>
      <w:r w:rsidRPr="3505FF2E" w:rsidR="00057E81">
        <w:rPr>
          <w:lang w:val="en-GB"/>
        </w:rPr>
        <w:t xml:space="preserve"> primary care </w:t>
      </w:r>
      <w:r w:rsidRPr="3505FF2E" w:rsidR="00636D88">
        <w:rPr>
          <w:lang w:val="en-GB"/>
        </w:rPr>
        <w:t xml:space="preserve">setting </w:t>
      </w:r>
      <w:r w:rsidRPr="3505FF2E" w:rsidR="00057E81">
        <w:rPr>
          <w:lang w:val="en-GB"/>
        </w:rPr>
        <w:t>and the community</w:t>
      </w:r>
      <w:r w:rsidRPr="3505FF2E" w:rsidR="00636D88">
        <w:rPr>
          <w:lang w:val="en-GB"/>
        </w:rPr>
        <w:t>, as well as for the population in general</w:t>
      </w:r>
      <w:r w:rsidRPr="3505FF2E" w:rsidR="00057E81">
        <w:rPr>
          <w:lang w:val="en-GB"/>
        </w:rPr>
        <w:t xml:space="preserve"> ha</w:t>
      </w:r>
      <w:r w:rsidRPr="3505FF2E" w:rsidR="00636D88">
        <w:rPr>
          <w:lang w:val="en-GB"/>
        </w:rPr>
        <w:t>ve</w:t>
      </w:r>
      <w:r w:rsidRPr="3505FF2E" w:rsidR="00057E81">
        <w:rPr>
          <w:lang w:val="en-GB"/>
        </w:rPr>
        <w:t xml:space="preserve"> been </w:t>
      </w:r>
      <w:r w:rsidRPr="3505FF2E" w:rsidR="00636D88">
        <w:rPr>
          <w:lang w:val="en-GB"/>
        </w:rPr>
        <w:t xml:space="preserve">shown </w:t>
      </w:r>
      <w:r w:rsidRPr="3505FF2E" w:rsidR="00057E81">
        <w:rPr>
          <w:lang w:val="en-GB"/>
        </w:rPr>
        <w:t xml:space="preserve">in the UK. However, there is a lack of evidence on the </w:t>
      </w:r>
      <w:r w:rsidRPr="3505FF2E" w:rsidR="00636D88">
        <w:rPr>
          <w:lang w:val="en-GB"/>
        </w:rPr>
        <w:t xml:space="preserve">feasibility and effectiveness </w:t>
      </w:r>
      <w:r w:rsidRPr="3505FF2E" w:rsidR="00057E81">
        <w:rPr>
          <w:lang w:val="en-GB"/>
        </w:rPr>
        <w:t>for people in vulnerable situations</w:t>
      </w:r>
      <w:r w:rsidRPr="3505FF2E" w:rsidR="00636D88">
        <w:rPr>
          <w:lang w:val="en-GB"/>
        </w:rPr>
        <w:t xml:space="preserve">, as it is known that these three groups are underserved in current SP </w:t>
      </w:r>
      <w:r w:rsidRPr="3505FF2E" w:rsidR="005F1D76">
        <w:rPr>
          <w:lang w:val="en-GB"/>
        </w:rPr>
        <w:t>programs</w:t>
      </w:r>
      <w:del w:author="Napierala, Hendrik" w:date="2023-08-16T09:20:53.006Z" w:id="430599863">
        <w:r w:rsidRPr="3505FF2E" w:rsidDel="005F1D76">
          <w:rPr>
            <w:lang w:val="en-GB"/>
          </w:rPr>
          <w:delText xml:space="preserve"> in the UK</w:delText>
        </w:r>
      </w:del>
      <w:r w:rsidRPr="3505FF2E" w:rsidR="005F1D76">
        <w:rPr>
          <w:lang w:val="en-GB"/>
        </w:rPr>
        <w:t>. In addition,</w:t>
      </w:r>
      <w:r w:rsidRPr="3505FF2E" w:rsidR="00636D88">
        <w:rPr>
          <w:lang w:val="en-GB"/>
        </w:rPr>
        <w:t xml:space="preserve"> there is only </w:t>
      </w:r>
      <w:r w:rsidRPr="3505FF2E" w:rsidR="00636D88">
        <w:rPr>
          <w:lang w:val="en-GB"/>
        </w:rPr>
        <w:t>very limited</w:t>
      </w:r>
      <w:r w:rsidRPr="3505FF2E" w:rsidR="00636D88">
        <w:rPr>
          <w:lang w:val="en-GB"/>
        </w:rPr>
        <w:t xml:space="preserve"> evidence for the effectiveness of SP outside the UK</w:t>
      </w:r>
      <w:r w:rsidRPr="3505FF2E" w:rsidR="00057E81">
        <w:rPr>
          <w:lang w:val="en-GB"/>
        </w:rPr>
        <w:t>.</w:t>
      </w:r>
      <w:r w:rsidRPr="3505FF2E" w:rsidR="00495A74">
        <w:rPr>
          <w:lang w:val="en-GB"/>
        </w:rPr>
        <w:t xml:space="preserve"> With this project including co-creation, pragmatic RCT and qualitative implementation </w:t>
      </w:r>
      <w:r w:rsidRPr="3505FF2E" w:rsidR="00636D88">
        <w:rPr>
          <w:lang w:val="en-GB"/>
        </w:rPr>
        <w:t>research</w:t>
      </w:r>
      <w:r w:rsidRPr="3505FF2E" w:rsidR="00636D88">
        <w:rPr>
          <w:b w:val="1"/>
          <w:bCs w:val="1"/>
          <w:lang w:val="en-GB"/>
        </w:rPr>
        <w:t>,</w:t>
      </w:r>
      <w:r w:rsidRPr="3505FF2E" w:rsidR="00495A74">
        <w:rPr>
          <w:b w:val="1"/>
          <w:bCs w:val="1"/>
          <w:lang w:val="en-GB"/>
        </w:rPr>
        <w:t xml:space="preserve"> we will bring SP to Technology Readiness Level 9</w:t>
      </w:r>
      <w:r w:rsidRPr="3505FF2E" w:rsidR="00636D88">
        <w:rPr>
          <w:lang w:val="en-GB"/>
        </w:rPr>
        <w:t xml:space="preserve"> by making SP for people in vulnerable situations widely available in Europe with the necessary evidence to convince relevant </w:t>
      </w:r>
      <w:r w:rsidRPr="3505FF2E" w:rsidR="00D41055">
        <w:rPr>
          <w:lang w:val="en-GB"/>
        </w:rPr>
        <w:t>policy makers</w:t>
      </w:r>
      <w:r w:rsidRPr="3505FF2E" w:rsidR="005F1D76">
        <w:rPr>
          <w:lang w:val="en-GB"/>
        </w:rPr>
        <w:t xml:space="preserve"> and</w:t>
      </w:r>
      <w:r w:rsidRPr="3505FF2E" w:rsidR="00D41055">
        <w:rPr>
          <w:lang w:val="en-GB"/>
        </w:rPr>
        <w:t xml:space="preserve"> </w:t>
      </w:r>
      <w:r w:rsidRPr="3505FF2E" w:rsidR="00636D88">
        <w:rPr>
          <w:lang w:val="en-GB"/>
        </w:rPr>
        <w:t xml:space="preserve">funders </w:t>
      </w:r>
      <w:r w:rsidRPr="3505FF2E" w:rsidR="00D41055">
        <w:rPr>
          <w:lang w:val="en-GB"/>
        </w:rPr>
        <w:t>to integrate</w:t>
      </w:r>
      <w:r w:rsidRPr="3505FF2E" w:rsidR="00636D88">
        <w:rPr>
          <w:lang w:val="en-GB"/>
        </w:rPr>
        <w:t xml:space="preserve"> the concept into usual care</w:t>
      </w:r>
      <w:r w:rsidRPr="3505FF2E" w:rsidR="00495A74">
        <w:rPr>
          <w:lang w:val="en-GB"/>
        </w:rPr>
        <w:t>.</w:t>
      </w:r>
    </w:p>
    <w:p w:rsidRPr="005F1D76" w:rsidR="00637E18" w:rsidP="00637E18" w:rsidRDefault="0077110A" w14:paraId="283358F0" w14:textId="1871A926">
      <w:pPr>
        <w:rPr>
          <w:lang w:val="en-GB" w:eastAsia="x-none"/>
        </w:rPr>
      </w:pPr>
      <w:bookmarkStart w:name="_Hlk124175117" w:id="2"/>
      <w:r w:rsidRPr="005F1D76">
        <w:rPr>
          <w:rFonts w:cs="Calibri" w:asciiTheme="minorHAnsi" w:hAnsiTheme="minorHAnsi"/>
          <w:noProof/>
          <w:color w:val="B5B5B5"/>
          <w:sz w:val="18"/>
          <w:szCs w:val="16"/>
          <w:lang w:val="en-GB"/>
        </w:rPr>
        <w:t>#§</w:t>
      </w:r>
      <w:bookmarkEnd w:id="2"/>
      <w:r w:rsidRPr="005F1D76">
        <w:rPr>
          <w:rFonts w:cs="Calibri" w:asciiTheme="minorHAnsi" w:hAnsiTheme="minorHAnsi"/>
          <w:noProof/>
          <w:color w:val="B5B5B5"/>
          <w:sz w:val="18"/>
          <w:szCs w:val="16"/>
          <w:lang w:val="en-GB"/>
        </w:rPr>
        <w:t>PRJ-OBJ-PO</w:t>
      </w:r>
      <w:bookmarkStart w:name="_Hlk124175127" w:id="3"/>
      <w:r w:rsidRPr="005F1D76">
        <w:rPr>
          <w:rFonts w:cs="Calibri" w:asciiTheme="minorHAnsi" w:hAnsiTheme="minorHAnsi"/>
          <w:noProof/>
          <w:color w:val="B5B5B5"/>
          <w:sz w:val="18"/>
          <w:szCs w:val="16"/>
          <w:lang w:val="en-GB"/>
        </w:rPr>
        <w:t>§#</w:t>
      </w:r>
      <w:bookmarkEnd w:id="3"/>
    </w:p>
    <w:p w:rsidRPr="005F1D76" w:rsidR="00637E18" w:rsidP="00637E18" w:rsidRDefault="00637E18" w14:paraId="54E7CA13" w14:textId="64F6A552">
      <w:pPr>
        <w:pStyle w:val="berschrift2"/>
        <w:rPr>
          <w:b w:val="0"/>
          <w:bCs/>
          <w:lang w:val="en-GB"/>
        </w:rPr>
      </w:pPr>
      <w:bookmarkStart w:name="_Toc85702005" w:id="4"/>
      <w:r w:rsidRPr="005F1D76">
        <w:rPr>
          <w:lang w:val="en-GB"/>
        </w:rPr>
        <w:t>Methodology</w:t>
      </w:r>
      <w:bookmarkEnd w:id="4"/>
      <w:r w:rsidRPr="005F1D76" w:rsidR="0077110A">
        <w:rPr>
          <w:lang w:val="en-GB"/>
        </w:rPr>
        <w:t xml:space="preserve"> </w:t>
      </w:r>
      <w:bookmarkStart w:name="_Hlk106803050" w:id="5"/>
      <w:r w:rsidRPr="005F1D76" w:rsidR="0077110A">
        <w:rPr>
          <w:rFonts w:cs="Calibri" w:asciiTheme="minorHAnsi" w:hAnsiTheme="minorHAnsi"/>
          <w:b w:val="0"/>
          <w:bCs/>
          <w:noProof/>
          <w:color w:val="B5B5B5"/>
          <w:sz w:val="18"/>
          <w:szCs w:val="16"/>
          <w:lang w:val="en-GB"/>
        </w:rPr>
        <w:t>#@CON-MET-CM@# #@COM-PLE-CP@#</w:t>
      </w:r>
      <w:bookmarkEnd w:id="5"/>
    </w:p>
    <w:p w:rsidRPr="005F1D76" w:rsidR="001E2CE9" w:rsidP="00A53D74" w:rsidRDefault="00953BD9" w14:paraId="7541B31C" w14:textId="66AF6D3B">
      <w:pPr>
        <w:rPr>
          <w:b/>
          <w:color w:val="0070C0"/>
          <w:u w:val="single"/>
          <w:lang w:val="en-GB"/>
        </w:rPr>
      </w:pPr>
      <w:r w:rsidRPr="005F1D76">
        <w:rPr>
          <w:b/>
          <w:color w:val="0070C0"/>
          <w:u w:val="single"/>
          <w:lang w:val="en-GB"/>
        </w:rPr>
        <w:t>Overall methodology incl</w:t>
      </w:r>
      <w:r w:rsidRPr="005F1D76" w:rsidR="00721279">
        <w:rPr>
          <w:b/>
          <w:color w:val="0070C0"/>
          <w:u w:val="single"/>
          <w:lang w:val="en-GB"/>
        </w:rPr>
        <w:t>uding</w:t>
      </w:r>
      <w:r w:rsidRPr="005F1D76">
        <w:rPr>
          <w:b/>
          <w:color w:val="0070C0"/>
          <w:u w:val="single"/>
          <w:lang w:val="en-GB"/>
        </w:rPr>
        <w:t xml:space="preserve"> underlying c</w:t>
      </w:r>
      <w:r w:rsidRPr="005F1D76" w:rsidR="001E2CE9">
        <w:rPr>
          <w:b/>
          <w:color w:val="0070C0"/>
          <w:u w:val="single"/>
          <w:lang w:val="en-GB"/>
        </w:rPr>
        <w:t>oncepts, models and assumptions</w:t>
      </w:r>
    </w:p>
    <w:p w:rsidRPr="005F1D76" w:rsidR="002B6E15" w:rsidP="002B0829" w:rsidRDefault="002B6E15" w14:paraId="5693FC35" w14:textId="08576E75">
      <w:pPr>
        <w:spacing w:before="40" w:after="40"/>
        <w:rPr>
          <w:bCs/>
          <w:lang w:val="en-GB"/>
        </w:rPr>
      </w:pPr>
      <w:r w:rsidRPr="005F1D76">
        <w:rPr>
          <w:bCs/>
          <w:lang w:val="en-GB"/>
        </w:rPr>
        <w:t>To deliver our project’s o</w:t>
      </w:r>
      <w:r w:rsidRPr="005F1D76" w:rsidR="003A5F39">
        <w:rPr>
          <w:bCs/>
          <w:lang w:val="en-GB"/>
        </w:rPr>
        <w:t xml:space="preserve">bjectives, we have chosen a </w:t>
      </w:r>
      <w:r w:rsidRPr="005F1D76">
        <w:rPr>
          <w:bCs/>
          <w:lang w:val="en-GB"/>
        </w:rPr>
        <w:t xml:space="preserve">methodological </w:t>
      </w:r>
      <w:r w:rsidRPr="005F1D76" w:rsidR="00A43653">
        <w:rPr>
          <w:bCs/>
          <w:lang w:val="en-GB"/>
        </w:rPr>
        <w:t>concept, which</w:t>
      </w:r>
      <w:r w:rsidRPr="005F1D76" w:rsidR="003A5F39">
        <w:rPr>
          <w:bCs/>
          <w:lang w:val="en-GB"/>
        </w:rPr>
        <w:t xml:space="preserve"> consists of three major parts</w:t>
      </w:r>
      <w:r w:rsidRPr="005F1D76">
        <w:rPr>
          <w:bCs/>
          <w:lang w:val="en-GB"/>
        </w:rPr>
        <w:t xml:space="preserve">: </w:t>
      </w:r>
      <w:r w:rsidRPr="00A17352">
        <w:rPr>
          <w:b/>
          <w:bCs/>
          <w:lang w:val="en-GB"/>
        </w:rPr>
        <w:t>Co-creation</w:t>
      </w:r>
      <w:r w:rsidRPr="005F1D76">
        <w:rPr>
          <w:bCs/>
          <w:lang w:val="en-GB"/>
        </w:rPr>
        <w:t xml:space="preserve">, a </w:t>
      </w:r>
      <w:r w:rsidRPr="00A17352">
        <w:rPr>
          <w:b/>
          <w:bCs/>
          <w:lang w:val="en-GB"/>
        </w:rPr>
        <w:t>pragmatic randomized controlled trial</w:t>
      </w:r>
      <w:r w:rsidRPr="00A17352" w:rsidR="00A17352">
        <w:rPr>
          <w:b/>
          <w:bCs/>
          <w:lang w:val="en-GB"/>
        </w:rPr>
        <w:t xml:space="preserve"> (RCT)</w:t>
      </w:r>
      <w:r w:rsidRPr="005F1D76">
        <w:rPr>
          <w:bCs/>
          <w:lang w:val="en-GB"/>
        </w:rPr>
        <w:t xml:space="preserve"> and a </w:t>
      </w:r>
      <w:r w:rsidRPr="00A17352">
        <w:rPr>
          <w:b/>
          <w:bCs/>
          <w:lang w:val="en-GB"/>
        </w:rPr>
        <w:t>qualitative comparative approach</w:t>
      </w:r>
      <w:r w:rsidRPr="005F1D76">
        <w:rPr>
          <w:bCs/>
          <w:lang w:val="en-GB"/>
        </w:rPr>
        <w:t>.</w:t>
      </w:r>
    </w:p>
    <w:p w:rsidRPr="005F1D76" w:rsidR="003A5F39" w:rsidP="3505FF2E" w:rsidRDefault="00CD0E4E" w14:paraId="0B374E15" w14:textId="24BC6C2E">
      <w:pPr>
        <w:pStyle w:val="Standard"/>
        <w:spacing w:after="0" w:afterAutospacing="off"/>
        <w:jc w:val="both"/>
        <w:rPr>
          <w:rFonts w:ascii="Calibri" w:hAnsi="Calibri" w:eastAsia="Calibri" w:cs="Calibri"/>
          <w:noProof w:val="0"/>
          <w:color w:val="auto"/>
          <w:sz w:val="22"/>
          <w:szCs w:val="22"/>
          <w:lang w:val="en-US"/>
          <w:rPrChange w:author="Napierala, Hendrik" w:date="2023-08-16T09:24:38.309Z" w:id="1040114156">
            <w:rPr>
              <w:rFonts w:ascii="Calibri" w:hAnsi="Calibri" w:eastAsia="Calibri" w:cs="Calibri"/>
              <w:noProof w:val="0"/>
              <w:color w:val="auto"/>
              <w:sz w:val="22"/>
              <w:szCs w:val="22"/>
              <w:highlight w:val="lightGray"/>
              <w:lang w:val="en-US"/>
            </w:rPr>
          </w:rPrChange>
        </w:rPr>
        <w:pPrChange w:author="Napierala, Hendrik" w:date="2023-08-16T09:24:01.942Z">
          <w:pPr>
            <w:pStyle w:val="Standard"/>
            <w:spacing w:after="0" w:afterAutospacing="off"/>
          </w:pPr>
        </w:pPrChange>
      </w:pPr>
      <w:r w:rsidRPr="005F1D76">
        <w:rPr>
          <w:noProof/>
        </w:rPr>
        <w:drawing>
          <wp:anchor distT="0" distB="0" distL="114300" distR="114300" simplePos="0" relativeHeight="251663360" behindDoc="0" locked="0" layoutInCell="1" allowOverlap="1" wp14:anchorId="50D8287B" wp14:editId="7423EB3D">
            <wp:simplePos x="0" y="0"/>
            <wp:positionH relativeFrom="margin">
              <wp:posOffset>2955290</wp:posOffset>
            </wp:positionH>
            <wp:positionV relativeFrom="paragraph">
              <wp:posOffset>490220</wp:posOffset>
            </wp:positionV>
            <wp:extent cx="3696335" cy="4600575"/>
            <wp:effectExtent l="0" t="0" r="0" b="9525"/>
            <wp:wrapSquare wrapText="bothSides"/>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rial design – Kopie.jpg"/>
                    <pic:cNvPicPr/>
                  </pic:nvPicPr>
                  <pic:blipFill rotWithShape="1">
                    <a:blip r:embed="rId12">
                      <a:extLst>
                        <a:ext uri="{28A0092B-C50C-407E-A947-70E740481C1C}">
                          <a14:useLocalDpi xmlns:a14="http://schemas.microsoft.com/office/drawing/2010/main" val="0"/>
                        </a:ext>
                      </a:extLst>
                    </a:blip>
                    <a:srcRect b="32314"/>
                    <a:stretch/>
                  </pic:blipFill>
                  <pic:spPr bwMode="auto">
                    <a:xfrm>
                      <a:off x="0" y="0"/>
                      <a:ext cx="3696335" cy="4600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3505FF2E" w:rsidR="45927330">
        <w:rPr>
          <w:rFonts w:ascii="Calibri" w:hAnsi="Calibri" w:eastAsia="Calibri" w:cs="Calibri"/>
          <w:noProof w:val="0"/>
          <w:sz w:val="22"/>
          <w:szCs w:val="22"/>
          <w:lang w:val="en-US"/>
          <w:rPrChange w:author="Napierala, Hendrik" w:date="2023-08-16T09:24:38.289Z" w:id="1336682580">
            <w:rPr>
              <w:rFonts w:ascii="Calibri" w:hAnsi="Calibri" w:eastAsia="Calibri" w:cs="Calibri"/>
              <w:noProof w:val="0"/>
              <w:sz w:val="22"/>
              <w:szCs w:val="22"/>
              <w:highlight w:val="lightGray"/>
              <w:lang w:val="en-US"/>
            </w:rPr>
          </w:rPrChange>
        </w:rPr>
        <w:t>I</w:t>
      </w:r>
      <w:r w:rsidRPr="3505FF2E" w:rsidR="45927330">
        <w:rPr>
          <w:rFonts w:ascii="Times New Roman" w:hAnsi="Times New Roman" w:eastAsia="Calibri" w:cs="Times New Roman" w:eastAsiaTheme="minorAscii"/>
          <w:noProof w:val="0"/>
          <w:lang w:val="en-US" w:eastAsia="de-DE"/>
          <w:rPrChange w:author="Napierala, Hendrik" w:date="2023-08-16T09:25:06.781Z" w:id="239904833">
            <w:rPr>
              <w:rFonts w:ascii="Calibri" w:hAnsi="Calibri" w:eastAsia="Calibri" w:cs="Calibri"/>
              <w:noProof w:val="0"/>
              <w:sz w:val="22"/>
              <w:szCs w:val="22"/>
              <w:highlight w:val="lightGray"/>
              <w:lang w:val="en-US"/>
            </w:rPr>
          </w:rPrChange>
        </w:rPr>
        <w:t>n the</w:t>
      </w:r>
      <w:r w:rsidRPr="3505FF2E" w:rsidR="45927330">
        <w:rPr>
          <w:rFonts w:ascii="Times New Roman" w:hAnsi="Times New Roman" w:eastAsia="Calibri" w:cs="Times New Roman" w:eastAsiaTheme="minorAscii"/>
          <w:noProof w:val="0"/>
          <w:lang w:val="en-US" w:eastAsia="de-DE"/>
          <w:rPrChange w:author="Napierala, Hendrik" w:date="2023-08-16T09:24:05.497Z" w:id="69574638">
            <w:rPr>
              <w:rFonts w:ascii="Calibri" w:hAnsi="Calibri" w:eastAsia="Calibri" w:cs="Calibri"/>
              <w:noProof w:val="0"/>
              <w:sz w:val="22"/>
              <w:szCs w:val="22"/>
              <w:highlight w:val="lightGray"/>
              <w:lang w:val="en-US"/>
            </w:rPr>
          </w:rPrChange>
        </w:rPr>
        <w:t xml:space="preserve"> </w:t>
      </w:r>
      <w:r w:rsidRPr="3505FF2E" w:rsidR="45927330">
        <w:rPr>
          <w:rFonts w:ascii="Times New Roman" w:hAnsi="Times New Roman" w:eastAsia="Calibri" w:cs="Times New Roman" w:eastAsiaTheme="minorAscii"/>
          <w:b w:val="1"/>
          <w:bCs w:val="1"/>
          <w:noProof w:val="0"/>
          <w:lang w:val="en-US" w:eastAsia="de-DE"/>
          <w:rPrChange w:author="Napierala, Hendrik" w:date="2023-08-16T09:25:16.975Z" w:id="1536766196">
            <w:rPr>
              <w:rFonts w:ascii="Calibri" w:hAnsi="Calibri" w:eastAsia="Calibri" w:cs="Calibri"/>
              <w:noProof w:val="0"/>
              <w:sz w:val="22"/>
              <w:szCs w:val="22"/>
              <w:highlight w:val="lightGray"/>
              <w:lang w:val="en-US"/>
            </w:rPr>
          </w:rPrChange>
        </w:rPr>
        <w:t>co-creation</w:t>
      </w:r>
      <w:r w:rsidRPr="3505FF2E" w:rsidR="45927330">
        <w:rPr>
          <w:rFonts w:ascii="Times New Roman" w:hAnsi="Times New Roman" w:eastAsia="Calibri" w:cs="Times New Roman" w:eastAsiaTheme="minorAscii"/>
          <w:noProof w:val="0"/>
          <w:lang w:val="en-US" w:eastAsia="de-DE"/>
          <w:rPrChange w:author="Napierala, Hendrik" w:date="2023-08-16T09:24:38.291Z" w:id="25958124">
            <w:rPr>
              <w:rFonts w:ascii="Calibri" w:hAnsi="Calibri" w:eastAsia="Calibri" w:cs="Calibri"/>
              <w:noProof w:val="0"/>
              <w:color w:val="auto"/>
              <w:sz w:val="22"/>
              <w:szCs w:val="22"/>
              <w:highlight w:val="lightGray"/>
              <w:lang w:val="en-US"/>
            </w:rPr>
          </w:rPrChange>
        </w:rPr>
        <w:t xml:space="preserve"> part, we will work together with representatives from each group of persons in vulnerable situations (i.e., a) LGBTIQ persons, b) refugees and first-generation immigrants and c) older adults living alone) to adapt social prescribing to their needs and social contexts. Three pioneer study hubs will focus on one of the vulnerable groups each</w:t>
      </w:r>
      <w:r w:rsidRPr="3505FF2E" w:rsidR="45927330">
        <w:rPr>
          <w:rFonts w:ascii="Times New Roman" w:hAnsi="Times New Roman" w:eastAsia="Calibri" w:cs="Times New Roman" w:eastAsiaTheme="minorAscii"/>
          <w:noProof w:val="0"/>
          <w:lang w:val="en-US" w:eastAsia="de-DE"/>
          <w:rPrChange w:author="Napierala, Hendrik" w:date="2023-08-16T09:24:05.497Z" w:id="1262177883">
            <w:rPr>
              <w:rFonts w:ascii="Calibri" w:hAnsi="Calibri" w:eastAsia="Calibri" w:cs="Calibri"/>
              <w:noProof w:val="0"/>
              <w:color w:val="FF0000"/>
              <w:sz w:val="22"/>
              <w:szCs w:val="22"/>
              <w:highlight w:val="lightGray"/>
              <w:lang w:val="en-US"/>
            </w:rPr>
          </w:rPrChange>
        </w:rPr>
        <w:t xml:space="preserve">, and the results from the pioneer hubs will be shared to inform all study hubs. Following the framework proposed by Hawkins et </w:t>
      </w:r>
      <w:ins w:author="Napierala, Hendrik" w:date="2023-08-16T09:24:09.106Z" w:id="473432132">
        <w:r w:rsidRPr="3505FF2E" w:rsidR="45927330">
          <w:rPr>
            <w:rFonts w:ascii="Times New Roman" w:hAnsi="Times New Roman" w:eastAsia="Calibri" w:cs="Times New Roman" w:eastAsiaTheme="minorAscii"/>
            <w:noProof w:val="0"/>
            <w:lang w:val="en-US" w:eastAsia="de-DE"/>
            <w:rPrChange w:author="Napierala, Hendrik" w:date="2023-08-16T09:24:38.293Z" w:id="483735668">
              <w:rPr>
                <w:rFonts w:ascii="Calibri" w:hAnsi="Calibri" w:eastAsia="Calibri" w:cs="Calibri"/>
                <w:noProof w:val="0"/>
                <w:color w:val="auto"/>
                <w:sz w:val="22"/>
                <w:szCs w:val="22"/>
                <w:highlight w:val="lightGray"/>
                <w:lang w:val="en-US"/>
              </w:rPr>
            </w:rPrChange>
          </w:rPr>
          <w:t>al,</w:t>
        </w:r>
      </w:ins>
      <w:r w:rsidRPr="3505FF2E" w:rsidR="45927330">
        <w:rPr>
          <w:rFonts w:ascii="Times New Roman" w:hAnsi="Times New Roman" w:eastAsia="Calibri" w:cs="Times New Roman" w:eastAsiaTheme="minorAscii"/>
          <w:noProof w:val="0"/>
          <w:lang w:val="en-US" w:eastAsia="de-DE"/>
          <w:rPrChange w:author="Napierala, Hendrik" w:date="2023-08-16T09:24:05.498Z" w:id="1759040823">
            <w:rPr>
              <w:rFonts w:ascii="Calibri" w:hAnsi="Calibri" w:eastAsia="Calibri" w:cs="Calibri"/>
              <w:noProof w:val="0"/>
              <w:color w:val="FF0000"/>
              <w:sz w:val="22"/>
              <w:szCs w:val="22"/>
              <w:highlight w:val="lightGray"/>
              <w:lang w:val="en-US"/>
            </w:rPr>
          </w:rPrChange>
        </w:rPr>
        <w:t xml:space="preserve"> </w:t>
      </w:r>
      <w:r w:rsidRPr="3505FF2E" w:rsidR="45927330">
        <w:rPr>
          <w:rFonts w:ascii="Times New Roman" w:hAnsi="Times New Roman" w:eastAsia="Calibri" w:cs="Times New Roman" w:eastAsiaTheme="minorAscii"/>
          <w:noProof w:val="0"/>
          <w:lang w:val="en-US" w:eastAsia="de-DE"/>
          <w:rPrChange w:author="Napierala, Hendrik" w:date="2023-08-16T09:24:38.295Z" w:id="826317828">
            <w:rPr>
              <w:rFonts w:ascii="Calibri" w:hAnsi="Calibri" w:eastAsia="Calibri" w:cs="Calibri"/>
              <w:noProof w:val="0"/>
              <w:color w:val="auto"/>
              <w:sz w:val="22"/>
              <w:szCs w:val="22"/>
              <w:highlight w:val="lightGray"/>
              <w:lang w:val="en-US"/>
            </w:rPr>
          </w:rPrChange>
        </w:rPr>
        <w:t xml:space="preserve">we will conduct an evidence review and </w:t>
      </w:r>
      <w:r w:rsidRPr="3505FF2E" w:rsidR="45927330">
        <w:rPr>
          <w:rFonts w:ascii="Times New Roman" w:hAnsi="Times New Roman" w:eastAsia="Calibri" w:cs="Times New Roman" w:eastAsiaTheme="minorAscii"/>
          <w:noProof w:val="0"/>
          <w:lang w:val="en-US" w:eastAsia="de-DE"/>
          <w:rPrChange w:author="Napierala, Hendrik" w:date="2023-08-16T09:24:05.499Z" w:id="866072214">
            <w:rPr>
              <w:rFonts w:ascii="Calibri" w:hAnsi="Calibri" w:eastAsia="Calibri" w:cs="Calibri"/>
              <w:noProof w:val="0"/>
              <w:color w:val="FF0000"/>
              <w:sz w:val="22"/>
              <w:szCs w:val="22"/>
              <w:highlight w:val="lightGray"/>
              <w:lang w:val="en-US"/>
            </w:rPr>
          </w:rPrChange>
        </w:rPr>
        <w:t>consult key stakeholders</w:t>
      </w:r>
      <w:r w:rsidRPr="3505FF2E" w:rsidR="45927330">
        <w:rPr>
          <w:rFonts w:ascii="Times New Roman" w:hAnsi="Times New Roman" w:eastAsia="Calibri" w:cs="Times New Roman" w:eastAsiaTheme="minorAscii"/>
          <w:noProof w:val="0"/>
          <w:lang w:val="en-US" w:eastAsia="de-DE"/>
          <w:rPrChange w:author="Napierala, Hendrik" w:date="2023-08-16T09:24:38.299Z" w:id="726845807">
            <w:rPr>
              <w:rFonts w:ascii="Calibri" w:hAnsi="Calibri" w:eastAsia="Calibri" w:cs="Calibri"/>
              <w:noProof w:val="0"/>
              <w:color w:val="auto"/>
              <w:sz w:val="22"/>
              <w:szCs w:val="22"/>
              <w:highlight w:val="lightGray"/>
              <w:lang w:val="en-US"/>
            </w:rPr>
          </w:rPrChange>
        </w:rPr>
        <w:t xml:space="preserve"> along with representatives of each vulnerable group in the </w:t>
      </w:r>
      <w:r w:rsidRPr="3505FF2E" w:rsidR="45927330">
        <w:rPr>
          <w:rFonts w:ascii="Times New Roman" w:hAnsi="Times New Roman" w:eastAsia="Calibri" w:cs="Times New Roman" w:eastAsiaTheme="minorAscii"/>
          <w:noProof w:val="0"/>
          <w:lang w:val="en-US" w:eastAsia="de-DE"/>
          <w:rPrChange w:author="Napierala, Hendrik" w:date="2023-08-16T09:24:05.5Z" w:id="947640981">
            <w:rPr>
              <w:rFonts w:ascii="Calibri" w:hAnsi="Calibri" w:eastAsia="Calibri" w:cs="Calibri"/>
              <w:noProof w:val="0"/>
              <w:color w:val="FF0000"/>
              <w:sz w:val="22"/>
              <w:szCs w:val="22"/>
              <w:highlight w:val="lightGray"/>
              <w:lang w:val="en-US"/>
            </w:rPr>
          </w:rPrChange>
        </w:rPr>
        <w:t>1st phase of the co-creation process</w:t>
      </w:r>
      <w:r w:rsidRPr="3505FF2E" w:rsidR="45927330">
        <w:rPr>
          <w:rFonts w:ascii="Times New Roman" w:hAnsi="Times New Roman" w:eastAsia="Calibri" w:cs="Times New Roman" w:eastAsiaTheme="minorAscii"/>
          <w:noProof w:val="0"/>
          <w:lang w:val="en-US" w:eastAsia="de-DE"/>
          <w:rPrChange w:author="Napierala, Hendrik" w:date="2023-08-16T09:24:38.303Z" w:id="307522899">
            <w:rPr>
              <w:rFonts w:ascii="Calibri" w:hAnsi="Calibri" w:eastAsia="Calibri" w:cs="Calibri"/>
              <w:noProof w:val="0"/>
              <w:color w:val="auto"/>
              <w:sz w:val="22"/>
              <w:szCs w:val="22"/>
              <w:highlight w:val="lightGray"/>
              <w:lang w:val="en-US"/>
            </w:rPr>
          </w:rPrChange>
        </w:rPr>
        <w:t xml:space="preserve">. In the 2nd phase, we will co-create the intervention of social prescribing (SP). In the 3rd phase, we will prototype the intervention with </w:t>
      </w:r>
      <w:ins w:author="Napierala, Hendrik" w:date="2023-08-16T09:24:46.215Z" w:id="1783878876">
        <w:r w:rsidRPr="3505FF2E" w:rsidR="631B0250">
          <w:rPr>
            <w:rFonts w:ascii="Times New Roman" w:hAnsi="Times New Roman" w:eastAsia="Calibri" w:cs="Times New Roman" w:eastAsiaTheme="minorAscii"/>
            <w:noProof w:val="0"/>
            <w:lang w:val="en-US" w:eastAsia="de-DE"/>
            <w:rPrChange w:author="Napierala, Hendrik" w:date="2023-08-16T09:25:06.809Z" w:id="1739249467">
              <w:rPr>
                <w:rFonts w:ascii="Calibri" w:hAnsi="Calibri" w:eastAsia="Calibri" w:cs="Calibri"/>
                <w:noProof w:val="0"/>
                <w:color w:val="auto"/>
                <w:sz w:val="22"/>
                <w:szCs w:val="22"/>
                <w:lang w:val="en-US"/>
              </w:rPr>
            </w:rPrChange>
          </w:rPr>
          <w:t>people</w:t>
        </w:r>
      </w:ins>
      <w:r w:rsidRPr="3505FF2E" w:rsidR="45927330">
        <w:rPr>
          <w:rFonts w:ascii="Times New Roman" w:hAnsi="Times New Roman" w:eastAsia="Calibri" w:cs="Times New Roman" w:eastAsiaTheme="minorAscii"/>
          <w:noProof w:val="0"/>
          <w:lang w:val="en-US" w:eastAsia="de-DE"/>
          <w:rPrChange w:author="Napierala, Hendrik" w:date="2023-08-16T09:24:38.305Z" w:id="1574415621">
            <w:rPr>
              <w:rFonts w:ascii="Calibri" w:hAnsi="Calibri" w:eastAsia="Calibri" w:cs="Calibri"/>
              <w:noProof w:val="0"/>
              <w:color w:val="auto"/>
              <w:sz w:val="22"/>
              <w:szCs w:val="22"/>
              <w:highlight w:val="lightGray"/>
              <w:lang w:val="en-US"/>
            </w:rPr>
          </w:rPrChange>
        </w:rPr>
        <w:t xml:space="preserve"> of each group. This adapted intervention will be the </w:t>
      </w:r>
      <w:ins w:author="Napierala, Hendrik" w:date="2023-08-16T09:24:52.297Z" w:id="1087944366">
        <w:r w:rsidRPr="3505FF2E" w:rsidR="2245BF63">
          <w:rPr>
            <w:rFonts w:ascii="Times New Roman" w:hAnsi="Times New Roman" w:eastAsia="Calibri" w:cs="Times New Roman" w:eastAsiaTheme="minorAscii"/>
            <w:noProof w:val="0"/>
            <w:lang w:val="en-US" w:eastAsia="de-DE"/>
            <w:rPrChange w:author="Napierala, Hendrik" w:date="2023-08-16T09:25:06.813Z" w:id="890619335">
              <w:rPr>
                <w:rFonts w:ascii="Calibri" w:hAnsi="Calibri" w:eastAsia="Calibri" w:cs="Calibri"/>
                <w:noProof w:val="0"/>
                <w:color w:val="auto"/>
                <w:sz w:val="22"/>
                <w:szCs w:val="22"/>
                <w:lang w:val="en-US"/>
              </w:rPr>
            </w:rPrChange>
          </w:rPr>
          <w:t>basis</w:t>
        </w:r>
      </w:ins>
      <w:r w:rsidRPr="3505FF2E" w:rsidR="45927330">
        <w:rPr>
          <w:rFonts w:ascii="Times New Roman" w:hAnsi="Times New Roman" w:eastAsia="Calibri" w:cs="Times New Roman" w:eastAsiaTheme="minorAscii"/>
          <w:noProof w:val="0"/>
          <w:lang w:val="en-US" w:eastAsia="de-DE"/>
          <w:rPrChange w:author="Napierala, Hendrik" w:date="2023-08-16T09:24:38.308Z" w:id="1434000856">
            <w:rPr>
              <w:rFonts w:ascii="Calibri" w:hAnsi="Calibri" w:eastAsia="Calibri" w:cs="Calibri"/>
              <w:noProof w:val="0"/>
              <w:color w:val="auto"/>
              <w:sz w:val="22"/>
              <w:szCs w:val="22"/>
              <w:highlight w:val="lightGray"/>
              <w:lang w:val="en-US"/>
            </w:rPr>
          </w:rPrChange>
        </w:rPr>
        <w:t xml:space="preserve"> for the following pragmatic RCT.</w:t>
      </w:r>
    </w:p>
    <w:p w:rsidR="698198B4" w:rsidP="3505FF2E" w:rsidRDefault="698198B4" w14:paraId="7CDC6EF1" w14:textId="07A68AA8">
      <w:pPr>
        <w:pStyle w:val="Standard"/>
        <w:rPr>
          <w:ins w:author="Napierala, Hendrik" w:date="2023-08-16T09:24:22.579Z" w:id="49573723"/>
          <w:lang w:val="en-GB"/>
        </w:rPr>
      </w:pPr>
      <w:ins w:author="Napierala, Hendrik" w:date="2023-08-16T09:25:24.746Z" w:id="975308648">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00E849B7" wp14:editId="3172C8E3">
                  <wp:extent xmlns:wp="http://schemas.openxmlformats.org/drawingml/2006/wordprocessingDrawing" cx="3696335" cy="635"/>
                  <wp:effectExtent xmlns:wp="http://schemas.openxmlformats.org/drawingml/2006/wordprocessingDrawing" l="0" t="0" r="0" b="0"/>
                  <wp:docPr xmlns:wp="http://schemas.openxmlformats.org/drawingml/2006/wordprocessingDrawing" id="933979062" name="Textfeld 2"/>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3696335" cy="635"/>
                          </a:xfrm>
                          <a:prstGeom prst="rect">
                            <a:avLst/>
                          </a:prstGeom>
                          <a:solidFill>
                            <a:prstClr val="white"/>
                          </a:solidFill>
                          <a:ln>
                            <a:noFill/>
                          </a:ln>
                        </wps:spPr>
                        <wps:txbx>
                          <w:txbxContent xmlns:w="http://schemas.openxmlformats.org/wordprocessingml/2006/main">
                            <w:p xmlns:w14="http://schemas.microsoft.com/office/word/2010/wordml" w:rsidRPr="001D78E5" w:rsidR="00CD0E4E" w:rsidP="00CD0E4E" w:rsidRDefault="00CD0E4E" w14:paraId="69B98E9C" w14:textId="78DEA9FF">
                              <w:pPr>
                                <w:pStyle w:val="Beschriftung"/>
                                <w:rPr>
                                  <w:szCs w:val="24"/>
                                  <w:lang w:val="en-GB"/>
                                </w:rPr>
                              </w:pPr>
                              <w:r w:rsidRPr="00945AAD">
                                <w:rPr>
                                  <w:lang w:val="en-US"/>
                                </w:rPr>
                                <w:t xml:space="preserve">Consort </w:t>
                              </w:r>
                              <w:r w:rsidRPr="00945AAD" w:rsidR="00945AAD">
                                <w:rPr>
                                  <w:lang w:val="en-US"/>
                                </w:rPr>
                                <w:t>Flow Diagram</w:t>
                              </w:r>
                              <w:r w:rsidRPr="00945AAD">
                                <w:rPr>
                                  <w:lang w:val="en-US"/>
                                </w:rPr>
                                <w:t xml:space="preserve"> for the RCT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xmlns:mc="http://schemas.openxmlformats.org/markup-compatibility/2006">
              <w:pict xmlns:w14="http://schemas.microsoft.com/office/word/2010/wordml" xmlns:w="http://schemas.openxmlformats.org/wordprocessingml/2006/main" w14:anchorId="4E6F6CA6">
                <v:shapetype xmlns:o="urn:schemas-microsoft-com:office:office" xmlns:v="urn:schemas-microsoft-com:vml" id="_x0000_t202" coordsize="21600,21600" o:spt="202" path="m,l,21600r21600,l21600,xe" w14:anchorId="72F1A486">
                  <v:stroke joinstyle="miter"/>
                  <v:path gradientshapeok="t" o:connecttype="rect"/>
                </v:shapetype>
                <v:shape xmlns:o="urn:schemas-microsoft-com:office:office" xmlns:v="urn:schemas-microsoft-com:vml" id="Textfeld 2" style="position:absolute;left:0;text-align:left;margin-left:232.7pt;margin-top:181.5pt;width:291.0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">
                  <v:textbox style="mso-fit-shape-to-text:t" inset="0,0,0,0">
                    <w:txbxContent>
                      <w:p w:rsidRPr="001D78E5" w:rsidR="00CD0E4E" w:rsidP="00CD0E4E" w:rsidRDefault="00CD0E4E" w14:paraId="7F2D87F1" w14:textId="78DEA9FF">
                        <w:pPr>
                          <w:pStyle w:val="Beschriftung"/>
                          <w:rPr>
                            <w:szCs w:val="24"/>
                            <w:lang w:val="en-GB"/>
                          </w:rPr>
                        </w:pPr>
                        <w:r w:rsidRPr="00945AAD">
                          <w:rPr>
                            <w:lang w:val="en-US"/>
                          </w:rPr>
                          <w:t xml:space="preserve">Consort </w:t>
                        </w:r>
                        <w:r w:rsidRPr="00945AAD" w:rsidR="00945AAD">
                          <w:rPr>
                            <w:lang w:val="en-US"/>
                          </w:rPr>
                          <w:t>Flow Diagram</w:t>
                        </w:r>
                        <w:r w:rsidRPr="00945AAD">
                          <w:rPr>
                            <w:lang w:val="en-US"/>
                          </w:rPr>
                          <w:t xml:space="preserve"> for the RCT </w:t>
                        </w:r>
                      </w:p>
                    </w:txbxContent>
                  </v:textbox>
                  <w10:wrap xmlns:w10="urn:schemas-microsoft-com:office:word" type="square"/>
                </v:shape>
              </w:pict>
            </mc:Fallback>
          </mc:AlternateContent>
        </w:r>
      </w:ins>
    </w:p>
    <w:p w:rsidRPr="005F1D76" w:rsidR="003A5F39" w:rsidP="3505FF2E" w:rsidRDefault="00CD0E4E" w14:paraId="2098A179" w14:textId="0010978B">
      <w:pPr>
        <w:rPr>
          <w:highlight w:val="cyan"/>
          <w:lang w:val="en-GB"/>
        </w:rPr>
      </w:pPr>
      <w:r w:rsidRPr="005F1D76" w:rsidR="003A5F39">
        <w:rPr>
          <w:lang w:val="en-GB"/>
        </w:rPr>
        <w:t xml:space="preserve">The pragmatic </w:t>
      </w:r>
      <w:r w:rsidRPr="3505FF2E" w:rsidR="003A5F39">
        <w:rPr>
          <w:b w:val="1"/>
          <w:bCs w:val="1"/>
          <w:lang w:val="en-GB"/>
        </w:rPr>
        <w:t>RCT</w:t>
      </w:r>
      <w:r w:rsidRPr="005F1D76" w:rsidR="003A5F39">
        <w:rPr>
          <w:lang w:val="en-GB"/>
        </w:rPr>
        <w:t xml:space="preserve"> is going to prove the effectiveness of an adapted social prescribing for a) LGBTIQ persons, b) refugees and first-generation immigrants and c) older adults living alone. To achieve this, we are going to conduct a basket </w:t>
      </w:r>
      <w:r w:rsidRPr="005F1D76" w:rsidR="00A43653">
        <w:rPr>
          <w:lang w:val="en-GB"/>
        </w:rPr>
        <w:t>trial, which</w:t>
      </w:r>
      <w:r w:rsidRPr="005F1D76" w:rsidR="003A5F39">
        <w:rPr>
          <w:lang w:val="en-GB"/>
        </w:rPr>
        <w:t xml:space="preserve"> consists of three independent sub-trials, one for each group</w:t>
      </w:r>
      <w:del w:author="Napierala, Hendrik" w:date="2023-08-16T09:25:43.075Z" w:id="1151847996">
        <w:r w:rsidRPr="3505FF2E" w:rsidDel="003A5F39">
          <w:rPr>
            <w:lang w:val="en-GB"/>
          </w:rPr>
          <w:delText xml:space="preserve"> of persons in vulnerable situations</w:delText>
        </w:r>
      </w:del>
      <w:r w:rsidRPr="005F1D76" w:rsidR="003A5F39">
        <w:rPr>
          <w:lang w:val="en-GB"/>
        </w:rPr>
        <w:t xml:space="preserve">. We will </w:t>
      </w:r>
      <w:r w:rsidRPr="005F1D76" w:rsidR="005F1D76">
        <w:rPr>
          <w:lang w:val="en-GB"/>
        </w:rPr>
        <w:t>analyse</w:t>
      </w:r>
      <w:r w:rsidRPr="005F1D76" w:rsidR="003A5F39">
        <w:rPr>
          <w:lang w:val="en-GB"/>
        </w:rPr>
        <w:t xml:space="preserve"> the results of these sub-trials independently as an intention-to-treat analysis. Afterwards,</w:t>
      </w:r>
      <w:r w:rsidRPr="005F1D76" w:rsidR="00A43653">
        <w:rPr>
          <w:lang w:val="en-GB"/>
        </w:rPr>
        <w:t xml:space="preserve"> we will pool the analysis </w:t>
      </w:r>
      <w:r w:rsidRPr="005F1D76" w:rsidR="00D41055">
        <w:rPr>
          <w:lang w:val="en-GB"/>
        </w:rPr>
        <w:t xml:space="preserve">through an individual patient data </w:t>
      </w:r>
      <w:r w:rsidRPr="005F1D76" w:rsidR="00A43653">
        <w:rPr>
          <w:lang w:val="en-GB"/>
        </w:rPr>
        <w:t xml:space="preserve">meta-analysis </w:t>
      </w:r>
      <w:del w:author="Napierala, Hendrik" w:date="2023-08-16T09:25:59.204Z" w:id="1989788598">
        <w:r w:rsidRPr="3505FF2E" w:rsidDel="00A43653">
          <w:rPr>
            <w:lang w:val="en-GB"/>
          </w:rPr>
          <w:delText>of these three trials</w:delText>
        </w:r>
      </w:del>
      <w:r w:rsidRPr="005F1D76" w:rsidR="00A43653">
        <w:rPr>
          <w:lang w:val="en-GB"/>
        </w:rPr>
        <w:t xml:space="preserve"> to report a joint outcome. The trial will be a multinational </w:t>
      </w:r>
      <w:r w:rsidRPr="005F1D76" w:rsidR="005F1D76">
        <w:rPr>
          <w:lang w:val="en-GB"/>
        </w:rPr>
        <w:t>multicentre</w:t>
      </w:r>
      <w:r w:rsidRPr="005F1D76" w:rsidR="00A43653">
        <w:rPr>
          <w:lang w:val="en-GB"/>
        </w:rPr>
        <w:t xml:space="preserve"> trial including 10 study hubs, each encompassing about 10 study </w:t>
      </w:r>
      <w:r w:rsidRPr="005F1D76" w:rsidR="005F1D76">
        <w:rPr>
          <w:lang w:val="en-GB"/>
        </w:rPr>
        <w:t>centres</w:t>
      </w:r>
      <w:r w:rsidRPr="005F1D76" w:rsidR="00A43653">
        <w:rPr>
          <w:lang w:val="en-GB"/>
        </w:rPr>
        <w:t xml:space="preserve"> </w:t>
      </w:r>
      <w:r w:rsidRPr="005F1D76" w:rsidR="00A43653">
        <w:rPr>
          <w:lang w:val="en-GB"/>
        </w:rPr>
        <w:t>(</w:t>
      </w:r>
      <w:r w:rsidRPr="005F1D76" w:rsidR="00A43653">
        <w:rPr>
          <w:lang w:val="en-GB"/>
        </w:rPr>
        <w:t>i.e.</w:t>
      </w:r>
      <w:r w:rsidRPr="005F1D76" w:rsidR="00A43653">
        <w:rPr>
          <w:lang w:val="en-GB"/>
        </w:rPr>
        <w:t xml:space="preserve"> GP practices), in 8 different EU-countries</w:t>
      </w:r>
      <w:r w:rsidRPr="005F1D76" w:rsidR="00A65477">
        <w:rPr>
          <w:lang w:val="en-GB"/>
        </w:rPr>
        <w:t xml:space="preserve"> (Spain, </w:t>
      </w:r>
      <w:r w:rsidRPr="3505FF2E" w:rsidR="00A65477">
        <w:rPr>
          <w:highlight w:val="yellow"/>
          <w:lang w:val="en-GB"/>
          <w:rPrChange w:author="Napierala, Hendrik" w:date="2023-08-16T09:26:21.43Z" w:id="2112755682">
            <w:rPr>
              <w:lang w:val="en-GB"/>
            </w:rPr>
          </w:rPrChange>
        </w:rPr>
        <w:t xml:space="preserve">Iceland</w:t>
      </w:r>
      <w:r w:rsidRPr="005F1D76" w:rsidR="00A65477">
        <w:rPr>
          <w:lang w:val="en-GB"/>
        </w:rPr>
        <w:t xml:space="preserve">, Germany, Austria, Denmark, Switzerland, Poland, Croatia)</w:t>
      </w:r>
      <w:r w:rsidRPr="005F1D76" w:rsidR="00A43653">
        <w:rPr>
          <w:lang w:val="en-GB"/>
        </w:rPr>
        <w:t xml:space="preserve">. For each sub-trial, we will recruit 600 patients from these 100 GP practices into the study. The primary outcome of the study is the access to health and care services, operationalized by the </w:t>
      </w:r>
      <w:r w:rsidRPr="005F1D76" w:rsidR="00A43653">
        <w:rPr>
          <w:lang w:val="en-GB"/>
        </w:rPr>
        <w:t>utilization</w:t>
      </w:r>
      <w:r w:rsidRPr="005F1D76" w:rsidR="00A43653">
        <w:rPr>
          <w:lang w:val="en-GB"/>
        </w:rPr>
        <w:t xml:space="preserve"> of non-clinical supports and services within the community</w:t>
      </w:r>
      <w:r w:rsidRPr="005F1D76" w:rsidR="00A43653">
        <w:rPr>
          <w:rStyle w:val="Funotenzeichen"/>
          <w:lang w:val="en-GB"/>
        </w:rPr>
        <w:footnoteReference w:id="4"/>
      </w:r>
      <w:r w:rsidRPr="005F1D76" w:rsidR="00A43653">
        <w:rPr>
          <w:lang w:val="en-GB"/>
        </w:rPr>
        <w:t xml:space="preserve"> at 6-months-follow up. Secondary outcomes are health related quality of life, wellbeing, health care </w:t>
      </w:r>
      <w:r w:rsidRPr="005F1D76" w:rsidR="00A43653">
        <w:rPr>
          <w:lang w:val="en-GB"/>
        </w:rPr>
        <w:t xml:space="preserve">utilization</w:t>
      </w:r>
      <w:r w:rsidRPr="005F1D76" w:rsidR="00A43653">
        <w:rPr>
          <w:lang w:val="en-GB"/>
        </w:rPr>
        <w:t xml:space="preserve">, </w:t>
      </w:r>
      <w:r w:rsidR="00A17352">
        <w:rPr>
          <w:lang w:val="en-GB"/>
        </w:rPr>
        <w:t xml:space="preserve">self-efficacy, health literacy, </w:t>
      </w:r>
      <w:r w:rsidRPr="005F1D76" w:rsidR="00A43653">
        <w:rPr>
          <w:lang w:val="en-GB"/>
        </w:rPr>
        <w:t>sick leave status and costs at 6-months-follow up and 12-months follow-up.</w:t>
      </w:r>
      <w:r w:rsidRPr="005F1D76" w:rsidR="000969AA">
        <w:rPr>
          <w:lang w:val="en-GB"/>
        </w:rPr>
        <w:t xml:space="preserve"> </w:t>
      </w:r>
      <w:r w:rsidRPr="3505FF2E" w:rsidR="00BD7198">
        <w:rPr>
          <w:highlight w:val="cyan"/>
          <w:lang w:val="en-GB"/>
          <w:rPrChange w:author="Napierala, Hendrik" w:date="2023-08-16T09:27:06.235Z" w:id="1083809859">
            <w:rPr>
              <w:lang w:val="en-GB"/>
            </w:rPr>
          </w:rPrChange>
        </w:rPr>
        <w:t>We will develop a</w:t>
      </w:r>
      <w:r w:rsidRPr="3505FF2E" w:rsidR="000969AA">
        <w:rPr>
          <w:highlight w:val="cyan"/>
          <w:lang w:val="en-GB"/>
          <w:rPrChange w:author="Napierala, Hendrik" w:date="2023-08-16T09:27:06.235Z" w:id="263217453">
            <w:rPr>
              <w:lang w:val="en-GB"/>
            </w:rPr>
          </w:rPrChange>
        </w:rPr>
        <w:t xml:space="preserve"> web-based </w:t>
      </w:r>
      <w:r w:rsidRPr="3505FF2E" w:rsidR="00F356F6">
        <w:rPr>
          <w:highlight w:val="cyan"/>
          <w:lang w:val="en-GB"/>
          <w:rPrChange w:author="Napierala, Hendrik" w:date="2023-08-16T09:27:06.236Z" w:id="345133174">
            <w:rPr>
              <w:lang w:val="en-GB"/>
            </w:rPr>
          </w:rPrChange>
        </w:rPr>
        <w:t xml:space="preserve">open</w:t>
      </w:r>
      <w:ins w:author="Napierala, Hendrik" w:date="2023-08-16T09:27:47.128Z" w:id="551795622">
        <w:r w:rsidRPr="3505FF2E" w:rsidR="24EC1627">
          <w:rPr>
            <w:highlight w:val="cyan"/>
            <w:lang w:val="en-GB"/>
          </w:rPr>
          <w:t xml:space="preserve">-</w:t>
        </w:r>
      </w:ins>
      <w:del w:author="Napierala, Hendrik" w:date="2023-08-16T09:27:46.811Z" w:id="1283720623">
        <w:r w:rsidRPr="3505FF2E" w:rsidDel="00F356F6">
          <w:rPr>
            <w:highlight w:val="cyan"/>
            <w:lang w:val="en-GB"/>
            <w:rPrChange w:author="Napierala, Hendrik" w:date="2023-08-16T09:27:06.236Z" w:id="1555788666">
              <w:rPr>
                <w:lang w:val="en-GB"/>
              </w:rPr>
            </w:rPrChange>
          </w:rPr>
          <w:delText xml:space="preserve"> </w:delText>
        </w:r>
      </w:del>
      <w:r w:rsidRPr="3505FF2E" w:rsidR="00F356F6">
        <w:rPr>
          <w:highlight w:val="cyan"/>
          <w:lang w:val="en-GB"/>
          <w:rPrChange w:author="Napierala, Hendrik" w:date="2023-08-16T09:27:06.236Z" w:id="326162829">
            <w:rPr>
              <w:lang w:val="en-GB"/>
            </w:rPr>
          </w:rPrChange>
        </w:rPr>
        <w:t xml:space="preserve">source</w:t>
      </w:r>
      <w:r w:rsidRPr="3505FF2E" w:rsidR="00F356F6">
        <w:rPr>
          <w:highlight w:val="cyan"/>
          <w:lang w:val="en-GB"/>
          <w:rPrChange w:author="Napierala, Hendrik" w:date="2023-08-16T09:27:06.236Z" w:id="1081146868">
            <w:rPr>
              <w:lang w:val="en-GB"/>
            </w:rPr>
          </w:rPrChange>
        </w:rPr>
        <w:t xml:space="preserve"> technical </w:t>
      </w:r>
      <w:r w:rsidRPr="3505FF2E" w:rsidR="00A0249F">
        <w:rPr>
          <w:highlight w:val="cyan"/>
          <w:lang w:val="en-GB"/>
          <w:rPrChange w:author="Napierala, Hendrik" w:date="2023-08-16T09:27:06.237Z" w:id="487659723">
            <w:rPr>
              <w:lang w:val="en-GB"/>
            </w:rPr>
          </w:rPrChange>
        </w:rPr>
        <w:t>solution, which</w:t>
      </w:r>
      <w:r w:rsidRPr="3505FF2E" w:rsidR="00BD7198">
        <w:rPr>
          <w:highlight w:val="cyan"/>
          <w:lang w:val="en-GB"/>
          <w:rPrChange w:author="Napierala, Hendrik" w:date="2023-08-16T09:27:06.237Z" w:id="181126440">
            <w:rPr>
              <w:lang w:val="en-GB"/>
            </w:rPr>
          </w:rPrChange>
        </w:rPr>
        <w:t xml:space="preserve"> </w:t>
      </w:r>
      <w:r w:rsidRPr="3505FF2E" w:rsidR="00F356F6">
        <w:rPr>
          <w:highlight w:val="cyan"/>
          <w:lang w:val="en-GB"/>
          <w:rPrChange w:author="Napierala, Hendrik" w:date="2023-08-16T09:27:06.238Z" w:id="361005548">
            <w:rPr>
              <w:lang w:val="en-GB"/>
            </w:rPr>
          </w:rPrChange>
        </w:rPr>
        <w:t xml:space="preserve">will enable link workers to </w:t>
      </w:r>
      <w:r w:rsidRPr="3505FF2E" w:rsidR="00BD7198">
        <w:rPr>
          <w:highlight w:val="cyan"/>
          <w:lang w:val="en-GB"/>
          <w:rPrChange w:author="Napierala, Hendrik" w:date="2023-08-16T09:27:06.238Z" w:id="1881577009">
            <w:rPr>
              <w:lang w:val="en-GB"/>
            </w:rPr>
          </w:rPrChange>
        </w:rPr>
        <w:t xml:space="preserve">store and share information on assets in the community </w:t>
      </w:r>
      <w:del w:author="Napierala, Hendrik" w:date="2023-08-16T09:27:59.548Z" w:id="1640314106">
        <w:r w:rsidRPr="3505FF2E" w:rsidDel="00BD7198">
          <w:rPr>
            <w:highlight w:val="cyan"/>
            <w:lang w:val="en-GB"/>
            <w:rPrChange w:author="Napierala, Hendrik" w:date="2023-08-16T09:27:06.238Z" w:id="1989319498">
              <w:rPr>
                <w:lang w:val="en-GB"/>
              </w:rPr>
            </w:rPrChange>
          </w:rPr>
          <w:delText>as well to document their individual work with patients</w:delText>
        </w:r>
        <w:r w:rsidRPr="3505FF2E" w:rsidDel="00A17352">
          <w:rPr>
            <w:highlight w:val="cyan"/>
            <w:lang w:val="en-GB"/>
            <w:rPrChange w:author="Napierala, Hendrik" w:date="2023-08-16T09:27:06.239Z" w:id="553245670">
              <w:rPr>
                <w:lang w:val="en-GB"/>
              </w:rPr>
            </w:rPrChange>
          </w:rPr>
          <w:delText xml:space="preserve"> </w:delText>
        </w:r>
      </w:del>
      <w:r w:rsidRPr="3505FF2E" w:rsidR="00A17352">
        <w:rPr>
          <w:highlight w:val="cyan"/>
          <w:lang w:val="en-GB"/>
          <w:rPrChange w:author="Napierala, Hendrik" w:date="2023-08-16T09:27:06.239Z" w:id="501411568">
            <w:rPr>
              <w:lang w:val="en-GB"/>
            </w:rPr>
          </w:rPrChange>
        </w:rPr>
        <w:t xml:space="preserve">which can be used in the broader implementation of SP afterwards</w:t>
      </w:r>
      <w:r w:rsidRPr="3505FF2E" w:rsidR="00BD7198">
        <w:rPr>
          <w:highlight w:val="cyan"/>
          <w:lang w:val="en-GB"/>
          <w:rPrChange w:author="Napierala, Hendrik" w:date="2023-08-16T09:27:06.239Z" w:id="409409122">
            <w:rPr>
              <w:lang w:val="en-GB"/>
            </w:rPr>
          </w:rPrChange>
        </w:rPr>
        <w:t>.</w:t>
      </w:r>
      <w:commentRangeStart w:id="1893258009"/>
      <w:commentRangeStart w:id="456196012"/>
      <w:commentRangeEnd w:id="1893258009"/>
      <w:r>
        <w:rPr>
          <w:rStyle w:val="CommentReference"/>
        </w:rPr>
        <w:commentReference w:id="1893258009"/>
      </w:r>
      <w:commentRangeEnd w:id="456196012"/>
      <w:r>
        <w:rPr>
          <w:rStyle w:val="CommentReference"/>
        </w:rPr>
        <w:commentReference w:id="456196012"/>
      </w:r>
    </w:p>
    <w:p w:rsidRPr="005F1D76" w:rsidR="000969AA" w:rsidP="000969AA" w:rsidRDefault="00A43653" w14:paraId="7905ABB4" w14:textId="10185AD4">
      <w:pPr>
        <w:rPr>
          <w:lang w:val="en-GB"/>
        </w:rPr>
      </w:pPr>
      <w:r w:rsidRPr="005F1D76" w:rsidR="00A43653">
        <w:rPr>
          <w:lang w:val="en-GB"/>
        </w:rPr>
        <w:t xml:space="preserve">In the </w:t>
      </w:r>
      <w:r w:rsidRPr="3505FF2E" w:rsidR="00A43653">
        <w:rPr>
          <w:b w:val="1"/>
          <w:bCs w:val="1"/>
          <w:lang w:val="en-GB"/>
        </w:rPr>
        <w:t>qualitative comparative part</w:t>
      </w:r>
      <w:r w:rsidRPr="005F1D76" w:rsidR="00A43653">
        <w:rPr>
          <w:lang w:val="en-GB"/>
        </w:rPr>
        <w:t xml:space="preserve">, we are researching barriers and resources to implementing social prescribing </w:t>
      </w:r>
      <w:r w:rsidRPr="005F1D76" w:rsidR="000969AA">
        <w:rPr>
          <w:lang w:val="en-GB"/>
        </w:rPr>
        <w:t xml:space="preserve">by conducting qualitative interviews with stakeholders (e.g., patients, GPs, policy makers) in five different countries (UK, Germany, Portugal, Poland, Austria) representing different stages of the implementation of social prescribing and different forms of health care organization. We are going to conduct approximately 20 stakeholder interviews in each of the five countries and transcribe them verbatim. Framework analysis will be used to manage and interpret </w:t>
      </w:r>
      <w:r w:rsidR="00A17352">
        <w:rPr>
          <w:lang w:val="en-GB"/>
        </w:rPr>
        <w:t>data</w:t>
      </w:r>
      <w:r w:rsidR="00A17352">
        <w:rPr>
          <w:rStyle w:val="Funotenzeichen"/>
          <w:lang w:val="en-GB"/>
        </w:rPr>
        <w:footnoteReference w:id="5"/>
      </w:r>
      <w:r w:rsidRPr="005F1D76" w:rsidR="000969AA">
        <w:rPr>
          <w:lang w:val="en-GB"/>
        </w:rPr>
        <w:t>. It was developed for qualitative research with relatively large samples and for undertaking analysis as a team. It will involve developing summaries (in a table-like chart) of what participants said in an interview, which can be shared with members of the research team. Framework analysis has the following stages: 1) Data management (</w:t>
      </w:r>
      <w:r w:rsidRPr="005F1D76" w:rsidR="005F1D76">
        <w:rPr>
          <w:lang w:val="en-GB"/>
        </w:rPr>
        <w:t>familiarization</w:t>
      </w:r>
      <w:r w:rsidRPr="005F1D76" w:rsidR="000969AA">
        <w:rPr>
          <w:lang w:val="en-GB"/>
        </w:rPr>
        <w:t xml:space="preserve">, coding, indexing, charting) and 2) Abstraction and interpretation. Researchers employed on the project will be responsible for data management of a specific country/countries for which they will code data. These researchers will come together for regular meetings to compare and discuss coding with each other. Codes from across the countries will be used by the research team to develop a thematic framework to chart data against. Six charts will be produced. They will summarise data based on the same thematic framework, to help with identifying patterns and peculiarities across countries. Charts will be shared and discussed among the research team, to compare </w:t>
      </w:r>
      <w:r w:rsidR="00A17352">
        <w:rPr>
          <w:lang w:val="en-GB"/>
        </w:rPr>
        <w:t>a</w:t>
      </w:r>
      <w:r w:rsidRPr="005F1D76" w:rsidR="000969AA">
        <w:rPr>
          <w:lang w:val="en-GB"/>
        </w:rPr>
        <w:t>nd contrast experiences and understanding of social prescribing among the countries involved. The results of the qualitative part will then help to prepare for the exploitation of the RCT results into health care policy and practice.</w:t>
      </w:r>
    </w:p>
    <w:p w:rsidRPr="005F1D76" w:rsidR="0067200D" w:rsidP="000969AA" w:rsidRDefault="000969AA" w14:paraId="3B10E3A6" w14:textId="753AB254">
      <w:pPr>
        <w:rPr>
          <w:lang w:val="en-GB"/>
        </w:rPr>
      </w:pPr>
      <w:r w:rsidRPr="3505FF2E" w:rsidR="000969AA">
        <w:rPr>
          <w:lang w:val="en-GB"/>
        </w:rPr>
        <w:t xml:space="preserve">In a </w:t>
      </w:r>
      <w:r w:rsidRPr="3505FF2E" w:rsidR="000969AA">
        <w:rPr>
          <w:b w:val="1"/>
          <w:bCs w:val="1"/>
          <w:lang w:val="en-GB"/>
        </w:rPr>
        <w:t xml:space="preserve">second phase of </w:t>
      </w:r>
      <w:r w:rsidRPr="3505FF2E" w:rsidR="005F1D76">
        <w:rPr>
          <w:b w:val="1"/>
          <w:bCs w:val="1"/>
          <w:lang w:val="en-GB"/>
        </w:rPr>
        <w:t>co-creation,</w:t>
      </w:r>
      <w:r w:rsidRPr="3505FF2E" w:rsidR="000969AA">
        <w:rPr>
          <w:lang w:val="en-GB"/>
        </w:rPr>
        <w:t xml:space="preserve"> the results </w:t>
      </w:r>
      <w:r w:rsidRPr="3505FF2E" w:rsidR="000969AA">
        <w:rPr>
          <w:lang w:val="en-GB"/>
        </w:rPr>
        <w:t>mainly of</w:t>
      </w:r>
      <w:r w:rsidRPr="3505FF2E" w:rsidR="000969AA">
        <w:rPr>
          <w:lang w:val="en-GB"/>
        </w:rPr>
        <w:t xml:space="preserve"> the RCT but also of the qualitative comparative part are going to be interpret jointly by researchers </w:t>
      </w:r>
      <w:del w:author="Napierala, Hendrik" w:date="2023-08-16T09:36:45.243Z" w:id="270444731">
        <w:r w:rsidRPr="3505FF2E" w:rsidDel="000969AA">
          <w:rPr>
            <w:lang w:val="en-GB"/>
          </w:rPr>
          <w:delText xml:space="preserve">and </w:delText>
        </w:r>
      </w:del>
      <w:ins w:author="Napierala, Hendrik" w:date="2023-08-16T09:36:46.96Z" w:id="1421696885">
        <w:r w:rsidRPr="3505FF2E" w:rsidR="5F7ECD1F">
          <w:rPr>
            <w:lang w:val="en-GB"/>
          </w:rPr>
          <w:t xml:space="preserve">involving also </w:t>
        </w:r>
      </w:ins>
      <w:r w:rsidRPr="3505FF2E" w:rsidR="000969AA">
        <w:rPr>
          <w:lang w:val="en-GB"/>
        </w:rPr>
        <w:t>representatives of all three groups of persons in vulnerable situations. These jointly interpreted results will then be used to inform both, health and care practitioners, policy makers and the public about the results and deduce specific recommendations how to implement social prescribing for vulnerable groups in Europe.</w:t>
      </w:r>
    </w:p>
    <w:tbl>
      <w:tblPr>
        <w:tblStyle w:val="Tabellenraster"/>
        <w:tblW w:w="0" w:type="auto"/>
        <w:tblBorders>
          <w:top w:val="single" w:color="auto" w:sz="6" w:space="0"/>
          <w:left w:val="single" w:color="auto" w:sz="6" w:space="0"/>
          <w:bottom w:val="single" w:color="auto" w:sz="6" w:space="0"/>
          <w:right w:val="single" w:color="auto" w:sz="6" w:space="0"/>
        </w:tblBorders>
        <w:tblLayout w:type="fixed"/>
        <w:tblCellMar>
          <w:left w:w="0" w:type="dxa"/>
          <w:right w:w="0" w:type="dxa"/>
        </w:tblCellMar>
        <w:tblLook w:val="04A0" w:firstRow="1" w:lastRow="0" w:firstColumn="1" w:lastColumn="0" w:noHBand="0" w:noVBand="1"/>
      </w:tblPr>
      <w:tblGrid>
        <w:gridCol w:w="1515"/>
        <w:gridCol w:w="2041"/>
        <w:gridCol w:w="1539"/>
        <w:gridCol w:w="5093"/>
      </w:tblGrid>
      <w:tr w:rsidRPr="00A17352" w:rsidR="448682E5" w:rsidTr="3505FF2E" w14:paraId="12DF444F" w14:textId="77777777">
        <w:trPr>
          <w:trHeight w:val="358"/>
        </w:trPr>
        <w:tc>
          <w:tcPr>
            <w:tcW w:w="10188" w:type="dxa"/>
            <w:gridSpan w:val="4"/>
            <w:tcMar>
              <w:left w:w="105" w:type="dxa"/>
              <w:right w:w="105" w:type="dxa"/>
            </w:tcMar>
          </w:tcPr>
          <w:p w:rsidRPr="005F1D76" w:rsidR="448682E5" w:rsidP="00E4717F" w:rsidRDefault="00E4717F" w14:paraId="7FC04E0C" w14:textId="4DB03CB4">
            <w:pPr>
              <w:rPr>
                <w:rFonts w:eastAsia="Times New Roman"/>
                <w:b/>
                <w:color w:val="000000" w:themeColor="text1"/>
                <w:szCs w:val="22"/>
                <w:lang w:val="en-GB"/>
              </w:rPr>
            </w:pPr>
            <w:r w:rsidRPr="005F1D76">
              <w:rPr>
                <w:rFonts w:eastAsia="Times New Roman"/>
                <w:b/>
                <w:color w:val="000000" w:themeColor="text1"/>
                <w:szCs w:val="22"/>
                <w:lang w:val="en-GB"/>
              </w:rPr>
              <w:t>Key facts of the RCT</w:t>
            </w:r>
          </w:p>
        </w:tc>
      </w:tr>
      <w:tr w:rsidRPr="00A17352" w:rsidR="448682E5" w:rsidTr="3505FF2E" w14:paraId="1081A451" w14:textId="77777777">
        <w:trPr>
          <w:trHeight w:val="285"/>
        </w:trPr>
        <w:tc>
          <w:tcPr>
            <w:tcW w:w="1515" w:type="dxa"/>
            <w:tcMar>
              <w:left w:w="105" w:type="dxa"/>
              <w:right w:w="105" w:type="dxa"/>
            </w:tcMar>
          </w:tcPr>
          <w:p w:rsidRPr="005F1D76" w:rsidR="448682E5" w:rsidP="00E4717F" w:rsidRDefault="448682E5" w14:paraId="7BF8FA76" w14:textId="23EEBC50">
            <w:pPr>
              <w:rPr>
                <w:rFonts w:eastAsia="Times New Roman"/>
                <w:color w:val="000000" w:themeColor="text1"/>
                <w:szCs w:val="22"/>
                <w:lang w:val="en-GB"/>
              </w:rPr>
            </w:pPr>
            <w:r w:rsidRPr="005F1D76">
              <w:rPr>
                <w:rFonts w:eastAsia="Times New Roman"/>
                <w:color w:val="000000" w:themeColor="text1"/>
                <w:szCs w:val="22"/>
                <w:lang w:val="en-GB"/>
              </w:rPr>
              <w:t>Study design</w:t>
            </w:r>
          </w:p>
        </w:tc>
        <w:tc>
          <w:tcPr>
            <w:tcW w:w="8673" w:type="dxa"/>
            <w:gridSpan w:val="3"/>
            <w:tcMar>
              <w:left w:w="105" w:type="dxa"/>
              <w:right w:w="105" w:type="dxa"/>
            </w:tcMar>
          </w:tcPr>
          <w:p w:rsidRPr="005F1D76" w:rsidR="448682E5" w:rsidP="00E4717F" w:rsidRDefault="448682E5" w14:paraId="58E86CC8" w14:textId="5A99AC4D">
            <w:pPr>
              <w:rPr>
                <w:rFonts w:eastAsia="Times New Roman"/>
                <w:color w:val="000000" w:themeColor="text1"/>
                <w:szCs w:val="22"/>
                <w:lang w:val="en-GB"/>
              </w:rPr>
            </w:pPr>
            <w:r w:rsidRPr="005F1D76">
              <w:rPr>
                <w:rFonts w:eastAsia="Times New Roman"/>
                <w:color w:val="000000" w:themeColor="text1"/>
                <w:szCs w:val="22"/>
                <w:lang w:val="en-GB"/>
              </w:rPr>
              <w:t>International, multicentre, pragmatic, individually randomized, controlled basket trial</w:t>
            </w:r>
          </w:p>
        </w:tc>
      </w:tr>
      <w:tr w:rsidRPr="00A17352" w:rsidR="448682E5" w:rsidTr="3505FF2E" w14:paraId="1164FA27" w14:textId="77777777">
        <w:trPr>
          <w:trHeight w:val="810"/>
        </w:trPr>
        <w:tc>
          <w:tcPr>
            <w:tcW w:w="1515" w:type="dxa"/>
            <w:vMerge w:val="restart"/>
            <w:tcMar>
              <w:left w:w="105" w:type="dxa"/>
              <w:right w:w="105" w:type="dxa"/>
            </w:tcMar>
          </w:tcPr>
          <w:p w:rsidRPr="005F1D76" w:rsidR="448682E5" w:rsidP="00E4717F" w:rsidRDefault="448682E5" w14:paraId="6B6042E4" w14:textId="01A3252E">
            <w:pPr>
              <w:rPr>
                <w:rFonts w:eastAsia="Times New Roman"/>
                <w:color w:val="000000" w:themeColor="text1"/>
                <w:szCs w:val="22"/>
                <w:lang w:val="en-GB"/>
              </w:rPr>
            </w:pPr>
            <w:r w:rsidRPr="005F1D76">
              <w:rPr>
                <w:rFonts w:eastAsia="Times New Roman"/>
                <w:color w:val="000000" w:themeColor="text1"/>
                <w:szCs w:val="22"/>
                <w:lang w:val="en-GB"/>
              </w:rPr>
              <w:t>Population</w:t>
            </w:r>
          </w:p>
        </w:tc>
        <w:tc>
          <w:tcPr>
            <w:tcW w:w="3580" w:type="dxa"/>
            <w:gridSpan w:val="2"/>
            <w:tcMar>
              <w:left w:w="105" w:type="dxa"/>
              <w:right w:w="105" w:type="dxa"/>
            </w:tcMar>
          </w:tcPr>
          <w:p w:rsidRPr="005F1D76" w:rsidR="448682E5" w:rsidP="00CD0E4E" w:rsidRDefault="448682E5" w14:paraId="1425517D" w14:textId="6A3D37CA">
            <w:pPr>
              <w:rPr>
                <w:rFonts w:eastAsia="Times New Roman"/>
                <w:color w:val="000000" w:themeColor="text1"/>
                <w:szCs w:val="22"/>
                <w:lang w:val="en-GB"/>
              </w:rPr>
            </w:pPr>
            <w:r w:rsidRPr="005F1D76">
              <w:rPr>
                <w:rFonts w:eastAsia="Times New Roman"/>
                <w:color w:val="000000" w:themeColor="text1"/>
                <w:szCs w:val="22"/>
                <w:lang w:val="en-GB"/>
              </w:rPr>
              <w:t>Adults with at least one</w:t>
            </w:r>
            <w:r w:rsidR="00CD0E4E">
              <w:rPr>
                <w:rFonts w:eastAsia="Times New Roman"/>
                <w:color w:val="000000" w:themeColor="text1"/>
                <w:szCs w:val="22"/>
                <w:lang w:val="en-GB"/>
              </w:rPr>
              <w:t xml:space="preserve"> c</w:t>
            </w:r>
            <w:r w:rsidRPr="005F1D76">
              <w:rPr>
                <w:rFonts w:eastAsia="Times New Roman"/>
                <w:color w:val="000000" w:themeColor="text1"/>
                <w:szCs w:val="22"/>
                <w:lang w:val="en-GB"/>
              </w:rPr>
              <w:t>ondition</w:t>
            </w:r>
            <w:r w:rsidR="00CD0E4E">
              <w:rPr>
                <w:rFonts w:eastAsia="Times New Roman"/>
                <w:color w:val="000000" w:themeColor="text1"/>
                <w:szCs w:val="22"/>
                <w:lang w:val="en-GB"/>
              </w:rPr>
              <w:t>:</w:t>
            </w:r>
          </w:p>
        </w:tc>
        <w:tc>
          <w:tcPr>
            <w:tcW w:w="5093" w:type="dxa"/>
            <w:tcMar>
              <w:left w:w="105" w:type="dxa"/>
              <w:right w:w="105" w:type="dxa"/>
            </w:tcMar>
          </w:tcPr>
          <w:p w:rsidRPr="005F1D76" w:rsidR="448682E5" w:rsidP="00E4717F" w:rsidRDefault="448682E5" w14:paraId="616AE2D4" w14:textId="39362E53">
            <w:pPr>
              <w:rPr>
                <w:rFonts w:eastAsia="Times New Roman"/>
                <w:color w:val="000000" w:themeColor="text1"/>
                <w:szCs w:val="22"/>
                <w:lang w:val="en-GB"/>
              </w:rPr>
            </w:pPr>
            <w:r w:rsidRPr="005F1D76">
              <w:rPr>
                <w:rFonts w:eastAsia="Times New Roman"/>
                <w:color w:val="000000" w:themeColor="text1"/>
                <w:szCs w:val="22"/>
                <w:lang w:val="en-GB"/>
              </w:rPr>
              <w:t>Non-Medical health related social needs (International Classification of Primary Care 3rd Edition, ICPC-3: ZC01-ZC99 “Social Problems”)</w:t>
            </w:r>
          </w:p>
        </w:tc>
      </w:tr>
      <w:tr w:rsidRPr="00A17352" w:rsidR="448682E5" w:rsidTr="3505FF2E" w14:paraId="1910B732" w14:textId="77777777">
        <w:trPr>
          <w:trHeight w:val="285"/>
        </w:trPr>
        <w:tc>
          <w:tcPr>
            <w:tcW w:w="1515" w:type="dxa"/>
            <w:vMerge/>
            <w:tcMar/>
            <w:vAlign w:val="center"/>
          </w:tcPr>
          <w:p w:rsidRPr="005F1D76" w:rsidR="0029784D" w:rsidP="00E4717F" w:rsidRDefault="0029784D" w14:paraId="5ED9AF57" w14:textId="77777777">
            <w:pPr>
              <w:rPr>
                <w:lang w:val="en-GB"/>
              </w:rPr>
            </w:pPr>
          </w:p>
        </w:tc>
        <w:tc>
          <w:tcPr>
            <w:tcW w:w="2041" w:type="dxa"/>
            <w:vMerge w:val="restart"/>
            <w:tcMar>
              <w:left w:w="105" w:type="dxa"/>
              <w:right w:w="105" w:type="dxa"/>
            </w:tcMar>
          </w:tcPr>
          <w:p w:rsidRPr="005F1D76" w:rsidR="448682E5" w:rsidP="00E4717F" w:rsidRDefault="448682E5" w14:paraId="1D9C79AB" w14:textId="4D089FD2">
            <w:pPr>
              <w:rPr>
                <w:rFonts w:eastAsia="Times New Roman"/>
                <w:color w:val="000000" w:themeColor="text1"/>
                <w:szCs w:val="22"/>
                <w:lang w:val="en-GB"/>
              </w:rPr>
            </w:pPr>
            <w:r w:rsidRPr="005F1D76">
              <w:rPr>
                <w:rFonts w:eastAsia="Times New Roman"/>
                <w:color w:val="000000" w:themeColor="text1"/>
                <w:szCs w:val="22"/>
                <w:lang w:val="en-GB"/>
              </w:rPr>
              <w:t>Belonging to one of three vulnerable groups:</w:t>
            </w:r>
          </w:p>
        </w:tc>
        <w:tc>
          <w:tcPr>
            <w:tcW w:w="1539" w:type="dxa"/>
            <w:shd w:val="clear" w:color="auto" w:fill="5B9BD5" w:themeFill="accent5"/>
            <w:tcMar>
              <w:left w:w="105" w:type="dxa"/>
              <w:right w:w="105" w:type="dxa"/>
            </w:tcMar>
          </w:tcPr>
          <w:p w:rsidRPr="005F1D76" w:rsidR="448682E5" w:rsidP="00E4717F" w:rsidRDefault="448682E5" w14:paraId="078C29D9" w14:textId="6B2D1523">
            <w:pPr>
              <w:rPr>
                <w:rFonts w:eastAsia="Times New Roman"/>
                <w:color w:val="000000" w:themeColor="text1"/>
                <w:szCs w:val="22"/>
                <w:lang w:val="en-GB"/>
              </w:rPr>
            </w:pPr>
            <w:r w:rsidRPr="005F1D76">
              <w:rPr>
                <w:rFonts w:eastAsia="Times New Roman"/>
                <w:color w:val="000000" w:themeColor="text1"/>
                <w:szCs w:val="22"/>
                <w:lang w:val="en-GB"/>
              </w:rPr>
              <w:t>LGBTI+</w:t>
            </w:r>
          </w:p>
        </w:tc>
        <w:tc>
          <w:tcPr>
            <w:tcW w:w="5093" w:type="dxa"/>
            <w:shd w:val="clear" w:color="auto" w:fill="5B9BD5" w:themeFill="accent5"/>
            <w:tcMar>
              <w:left w:w="105" w:type="dxa"/>
              <w:right w:w="105" w:type="dxa"/>
            </w:tcMar>
          </w:tcPr>
          <w:p w:rsidRPr="005F1D76" w:rsidR="448682E5" w:rsidP="00673F79" w:rsidRDefault="00673F79" w14:paraId="10C81B3C" w14:textId="03B99F28">
            <w:pPr>
              <w:rPr>
                <w:rFonts w:eastAsia="Times New Roman"/>
                <w:color w:val="000000" w:themeColor="text1"/>
                <w:szCs w:val="22"/>
                <w:lang w:val="en-GB"/>
              </w:rPr>
            </w:pPr>
            <w:r w:rsidRPr="005F1D76">
              <w:rPr>
                <w:rFonts w:eastAsia="Times New Roman"/>
                <w:color w:val="000000" w:themeColor="text1"/>
                <w:szCs w:val="22"/>
                <w:lang w:val="en-GB"/>
              </w:rPr>
              <w:t>Persons who self-identify at least as one out of this list: homosexual, lesbian, gay, pansexual, bisexual, trans, inter, non-binary</w:t>
            </w:r>
          </w:p>
        </w:tc>
      </w:tr>
      <w:tr w:rsidRPr="00A17352" w:rsidR="448682E5" w:rsidTr="3505FF2E" w14:paraId="40728790" w14:textId="77777777">
        <w:trPr>
          <w:trHeight w:val="825"/>
        </w:trPr>
        <w:tc>
          <w:tcPr>
            <w:tcW w:w="1515" w:type="dxa"/>
            <w:vMerge/>
            <w:tcMar/>
            <w:vAlign w:val="center"/>
          </w:tcPr>
          <w:p w:rsidRPr="005F1D76" w:rsidR="0029784D" w:rsidP="00E4717F" w:rsidRDefault="0029784D" w14:paraId="2C8D7AE9" w14:textId="77777777">
            <w:pPr>
              <w:rPr>
                <w:lang w:val="en-GB"/>
              </w:rPr>
            </w:pPr>
          </w:p>
        </w:tc>
        <w:tc>
          <w:tcPr>
            <w:tcW w:w="2041" w:type="dxa"/>
            <w:vMerge/>
            <w:tcMar/>
            <w:vAlign w:val="center"/>
          </w:tcPr>
          <w:p w:rsidRPr="005F1D76" w:rsidR="0029784D" w:rsidP="00E4717F" w:rsidRDefault="0029784D" w14:paraId="6F21EAD5" w14:textId="77777777">
            <w:pPr>
              <w:rPr>
                <w:lang w:val="en-GB"/>
              </w:rPr>
            </w:pPr>
          </w:p>
        </w:tc>
        <w:tc>
          <w:tcPr>
            <w:tcW w:w="1539" w:type="dxa"/>
            <w:shd w:val="clear" w:color="auto" w:fill="FFC000" w:themeFill="accent4"/>
            <w:tcMar>
              <w:left w:w="105" w:type="dxa"/>
              <w:right w:w="105" w:type="dxa"/>
            </w:tcMar>
          </w:tcPr>
          <w:p w:rsidRPr="005F1D76" w:rsidR="448682E5" w:rsidP="00A0249F" w:rsidRDefault="00A0249F" w14:paraId="4F369496" w14:textId="57FB4D7C">
            <w:pPr>
              <w:rPr>
                <w:rFonts w:eastAsia="Times New Roman"/>
                <w:color w:val="000000" w:themeColor="text1"/>
                <w:szCs w:val="22"/>
                <w:lang w:val="en-GB"/>
              </w:rPr>
            </w:pPr>
            <w:r w:rsidRPr="005F1D76">
              <w:rPr>
                <w:rFonts w:eastAsia="Times New Roman"/>
                <w:color w:val="000000" w:themeColor="text1"/>
                <w:szCs w:val="22"/>
                <w:lang w:val="en-GB"/>
              </w:rPr>
              <w:t>Refugees and f</w:t>
            </w:r>
            <w:r w:rsidRPr="005F1D76" w:rsidR="448682E5">
              <w:rPr>
                <w:rFonts w:eastAsia="Times New Roman"/>
                <w:color w:val="000000" w:themeColor="text1"/>
                <w:szCs w:val="22"/>
                <w:lang w:val="en-GB"/>
              </w:rPr>
              <w:t>irst generation migrations</w:t>
            </w:r>
          </w:p>
        </w:tc>
        <w:tc>
          <w:tcPr>
            <w:tcW w:w="5093" w:type="dxa"/>
            <w:shd w:val="clear" w:color="auto" w:fill="FFC000" w:themeFill="accent4"/>
            <w:tcMar>
              <w:left w:w="105" w:type="dxa"/>
              <w:right w:w="105" w:type="dxa"/>
            </w:tcMar>
          </w:tcPr>
          <w:p w:rsidRPr="005F1D76" w:rsidR="448682E5" w:rsidP="2E94BCEF" w:rsidRDefault="00673F79" w14:paraId="3E469806" w14:textId="600A618B">
            <w:pPr>
              <w:rPr>
                <w:rFonts w:eastAsia="Times New Roman"/>
                <w:color w:val="000000" w:themeColor="text1"/>
                <w:lang w:val="en-GB"/>
              </w:rPr>
            </w:pPr>
            <w:r w:rsidRPr="005F1D76">
              <w:rPr>
                <w:rFonts w:eastAsia="Times New Roman"/>
                <w:color w:val="000000" w:themeColor="text1"/>
                <w:lang w:val="en-GB"/>
              </w:rPr>
              <w:t>Persons who were born outside the EU</w:t>
            </w:r>
          </w:p>
        </w:tc>
      </w:tr>
      <w:tr w:rsidRPr="00A17352" w:rsidR="448682E5" w:rsidTr="3505FF2E" w14:paraId="3BE90BC5" w14:textId="77777777">
        <w:trPr>
          <w:trHeight w:val="365"/>
        </w:trPr>
        <w:tc>
          <w:tcPr>
            <w:tcW w:w="1515" w:type="dxa"/>
            <w:vMerge/>
            <w:tcMar/>
            <w:vAlign w:val="center"/>
          </w:tcPr>
          <w:p w:rsidRPr="005F1D76" w:rsidR="0029784D" w:rsidP="00E4717F" w:rsidRDefault="0029784D" w14:paraId="47FDBD0E" w14:textId="77777777">
            <w:pPr>
              <w:rPr>
                <w:lang w:val="en-GB"/>
              </w:rPr>
            </w:pPr>
          </w:p>
        </w:tc>
        <w:tc>
          <w:tcPr>
            <w:tcW w:w="2041" w:type="dxa"/>
            <w:vMerge/>
            <w:tcMar/>
            <w:vAlign w:val="center"/>
          </w:tcPr>
          <w:p w:rsidRPr="005F1D76" w:rsidR="0029784D" w:rsidP="00E4717F" w:rsidRDefault="0029784D" w14:paraId="5F79C2FF" w14:textId="77777777">
            <w:pPr>
              <w:rPr>
                <w:lang w:val="en-GB"/>
              </w:rPr>
            </w:pPr>
          </w:p>
        </w:tc>
        <w:tc>
          <w:tcPr>
            <w:tcW w:w="1539" w:type="dxa"/>
            <w:shd w:val="clear" w:color="auto" w:fill="A8D08D" w:themeFill="accent6" w:themeFillTint="99"/>
            <w:tcMar>
              <w:left w:w="105" w:type="dxa"/>
              <w:right w:w="105" w:type="dxa"/>
            </w:tcMar>
          </w:tcPr>
          <w:p w:rsidRPr="005F1D76" w:rsidR="448682E5" w:rsidP="00E4717F" w:rsidRDefault="448682E5" w14:paraId="1FB508FF" w14:textId="21788252">
            <w:pPr>
              <w:rPr>
                <w:rFonts w:eastAsia="Times New Roman"/>
                <w:color w:val="000000" w:themeColor="text1"/>
                <w:szCs w:val="22"/>
                <w:lang w:val="en-GB"/>
              </w:rPr>
            </w:pPr>
            <w:r w:rsidRPr="005F1D76">
              <w:rPr>
                <w:rFonts w:eastAsia="Times New Roman"/>
                <w:color w:val="000000" w:themeColor="text1"/>
                <w:szCs w:val="22"/>
                <w:lang w:val="en-GB"/>
              </w:rPr>
              <w:t>Older adults living alone</w:t>
            </w:r>
          </w:p>
        </w:tc>
        <w:tc>
          <w:tcPr>
            <w:tcW w:w="5093" w:type="dxa"/>
            <w:shd w:val="clear" w:color="auto" w:fill="A8D08D" w:themeFill="accent6" w:themeFillTint="99"/>
            <w:tcMar>
              <w:left w:w="105" w:type="dxa"/>
              <w:right w:w="105" w:type="dxa"/>
            </w:tcMar>
          </w:tcPr>
          <w:p w:rsidRPr="005F1D76" w:rsidR="448682E5" w:rsidP="00E4717F" w:rsidRDefault="00673F79" w14:paraId="550E4776" w14:textId="194ED483">
            <w:pPr>
              <w:rPr>
                <w:rFonts w:eastAsia="Times New Roman"/>
                <w:color w:val="000000" w:themeColor="text1"/>
                <w:szCs w:val="22"/>
                <w:lang w:val="en-GB"/>
              </w:rPr>
            </w:pPr>
            <w:r w:rsidRPr="005F1D76">
              <w:rPr>
                <w:rFonts w:eastAsia="Times New Roman"/>
                <w:color w:val="000000" w:themeColor="text1"/>
                <w:szCs w:val="22"/>
                <w:lang w:val="en-GB"/>
              </w:rPr>
              <w:t>Persons at least 65 years old and living in a single-person household</w:t>
            </w:r>
          </w:p>
        </w:tc>
      </w:tr>
      <w:tr w:rsidRPr="00A17352" w:rsidR="448682E5" w:rsidTr="3505FF2E" w14:paraId="74F92C1E" w14:textId="77777777">
        <w:trPr>
          <w:trHeight w:val="705"/>
        </w:trPr>
        <w:tc>
          <w:tcPr>
            <w:tcW w:w="1515" w:type="dxa"/>
            <w:tcMar>
              <w:left w:w="105" w:type="dxa"/>
              <w:right w:w="105" w:type="dxa"/>
            </w:tcMar>
          </w:tcPr>
          <w:p w:rsidRPr="005F1D76" w:rsidR="448682E5" w:rsidP="00E4717F" w:rsidRDefault="448682E5" w14:paraId="172AC16B" w14:textId="7E338EE1">
            <w:pPr>
              <w:rPr>
                <w:rFonts w:eastAsia="Times New Roman"/>
                <w:color w:val="000000" w:themeColor="text1"/>
                <w:szCs w:val="22"/>
                <w:lang w:val="en-GB"/>
              </w:rPr>
            </w:pPr>
            <w:r w:rsidRPr="005F1D76">
              <w:rPr>
                <w:rFonts w:eastAsia="Times New Roman"/>
                <w:color w:val="000000" w:themeColor="text1"/>
                <w:szCs w:val="22"/>
                <w:lang w:val="en-GB"/>
              </w:rPr>
              <w:t>Intervention</w:t>
            </w:r>
          </w:p>
        </w:tc>
        <w:tc>
          <w:tcPr>
            <w:tcW w:w="8673" w:type="dxa"/>
            <w:gridSpan w:val="3"/>
            <w:tcMar>
              <w:left w:w="105" w:type="dxa"/>
              <w:right w:w="105" w:type="dxa"/>
            </w:tcMar>
          </w:tcPr>
          <w:p w:rsidRPr="005F1D76" w:rsidR="448682E5" w:rsidP="00E4717F" w:rsidRDefault="448682E5" w14:paraId="2D9151B2" w14:textId="771F4814">
            <w:pPr>
              <w:rPr>
                <w:rFonts w:eastAsia="Times New Roman"/>
                <w:color w:val="000000" w:themeColor="text1"/>
                <w:szCs w:val="22"/>
                <w:lang w:val="en-GB"/>
              </w:rPr>
            </w:pPr>
            <w:r w:rsidRPr="005F1D76">
              <w:rPr>
                <w:rFonts w:eastAsia="Times New Roman"/>
                <w:color w:val="000000" w:themeColor="text1"/>
                <w:szCs w:val="22"/>
                <w:lang w:val="en-GB"/>
              </w:rPr>
              <w:t>Social prescribing</w:t>
            </w:r>
            <w:r w:rsidR="00CD0E4E">
              <w:rPr>
                <w:rFonts w:eastAsia="Times New Roman"/>
                <w:color w:val="000000" w:themeColor="text1"/>
                <w:szCs w:val="22"/>
                <w:lang w:val="en-GB"/>
              </w:rPr>
              <w:t xml:space="preserve"> </w:t>
            </w:r>
            <w:r w:rsidRPr="005F1D76">
              <w:rPr>
                <w:rFonts w:eastAsia="Times New Roman"/>
                <w:color w:val="000000" w:themeColor="text1"/>
                <w:szCs w:val="22"/>
                <w:lang w:val="en-GB"/>
              </w:rPr>
              <w:t>(GP issues social prescription, consultations with a link worker who connects the patient to local community services and offers); the intervention is adapted to each vulnerable group during the co-creation process (e.g., asset mapping, specific training for link workers and GPs)</w:t>
            </w:r>
          </w:p>
        </w:tc>
      </w:tr>
      <w:tr w:rsidRPr="005F1D76" w:rsidR="448682E5" w:rsidTr="3505FF2E" w14:paraId="52AA9C3B" w14:textId="77777777">
        <w:trPr>
          <w:trHeight w:val="255"/>
        </w:trPr>
        <w:tc>
          <w:tcPr>
            <w:tcW w:w="1515" w:type="dxa"/>
            <w:tcMar>
              <w:left w:w="105" w:type="dxa"/>
              <w:right w:w="105" w:type="dxa"/>
            </w:tcMar>
          </w:tcPr>
          <w:p w:rsidRPr="005F1D76" w:rsidR="448682E5" w:rsidP="00E4717F" w:rsidRDefault="448682E5" w14:paraId="6D0B99D5" w14:textId="67A6594E">
            <w:pPr>
              <w:rPr>
                <w:rFonts w:eastAsia="Times New Roman"/>
                <w:color w:val="000000" w:themeColor="text1"/>
                <w:szCs w:val="22"/>
                <w:lang w:val="en-GB"/>
              </w:rPr>
            </w:pPr>
            <w:r w:rsidRPr="005F1D76">
              <w:rPr>
                <w:rFonts w:eastAsia="Times New Roman"/>
                <w:color w:val="000000" w:themeColor="text1"/>
                <w:szCs w:val="22"/>
                <w:lang w:val="en-GB"/>
              </w:rPr>
              <w:t>Comparison</w:t>
            </w:r>
          </w:p>
        </w:tc>
        <w:tc>
          <w:tcPr>
            <w:tcW w:w="8673" w:type="dxa"/>
            <w:gridSpan w:val="3"/>
            <w:tcMar>
              <w:left w:w="105" w:type="dxa"/>
              <w:right w:w="105" w:type="dxa"/>
            </w:tcMar>
          </w:tcPr>
          <w:p w:rsidRPr="005F1D76" w:rsidR="448682E5" w:rsidP="00E4717F" w:rsidRDefault="448682E5" w14:paraId="4BB18AE0" w14:textId="0E23500C">
            <w:pPr>
              <w:rPr>
                <w:rFonts w:eastAsia="Times New Roman"/>
                <w:color w:val="000000" w:themeColor="text1"/>
                <w:szCs w:val="22"/>
                <w:lang w:val="en-GB"/>
              </w:rPr>
            </w:pPr>
            <w:r w:rsidRPr="005F1D76">
              <w:rPr>
                <w:rFonts w:eastAsia="Times New Roman"/>
                <w:color w:val="000000" w:themeColor="text1"/>
                <w:szCs w:val="22"/>
                <w:lang w:val="en-GB"/>
              </w:rPr>
              <w:t>Care as usual</w:t>
            </w:r>
          </w:p>
        </w:tc>
      </w:tr>
      <w:tr w:rsidRPr="00A17352" w:rsidR="448682E5" w:rsidTr="3505FF2E" w14:paraId="0E565750" w14:textId="77777777">
        <w:trPr>
          <w:trHeight w:val="270"/>
        </w:trPr>
        <w:tc>
          <w:tcPr>
            <w:tcW w:w="1515" w:type="dxa"/>
            <w:tcMar>
              <w:left w:w="105" w:type="dxa"/>
              <w:right w:w="105" w:type="dxa"/>
            </w:tcMar>
          </w:tcPr>
          <w:p w:rsidRPr="005F1D76" w:rsidR="448682E5" w:rsidP="00E4717F" w:rsidRDefault="448682E5" w14:paraId="1E08AFEA" w14:textId="708FAB3B">
            <w:pPr>
              <w:rPr>
                <w:rFonts w:eastAsia="Times New Roman"/>
                <w:color w:val="000000" w:themeColor="text1"/>
                <w:szCs w:val="22"/>
                <w:lang w:val="en-GB"/>
              </w:rPr>
            </w:pPr>
            <w:r w:rsidRPr="005F1D76">
              <w:rPr>
                <w:rFonts w:eastAsia="Times New Roman"/>
                <w:color w:val="000000" w:themeColor="text1"/>
                <w:szCs w:val="22"/>
                <w:lang w:val="en-GB"/>
              </w:rPr>
              <w:t>Outcome</w:t>
            </w:r>
          </w:p>
        </w:tc>
        <w:tc>
          <w:tcPr>
            <w:tcW w:w="8673" w:type="dxa"/>
            <w:gridSpan w:val="3"/>
            <w:tcMar>
              <w:left w:w="105" w:type="dxa"/>
              <w:right w:w="105" w:type="dxa"/>
            </w:tcMar>
          </w:tcPr>
          <w:p w:rsidRPr="005F1D76" w:rsidR="448682E5" w:rsidP="00E4717F" w:rsidRDefault="00673F79" w14:paraId="21ACFBBE" w14:textId="2ECB715C">
            <w:pPr>
              <w:rPr>
                <w:rFonts w:eastAsia="Times New Roman"/>
                <w:color w:val="000000" w:themeColor="text1"/>
                <w:szCs w:val="22"/>
                <w:lang w:val="en-GB"/>
              </w:rPr>
            </w:pPr>
            <w:r w:rsidRPr="005F1D76">
              <w:rPr>
                <w:rFonts w:eastAsia="Times New Roman"/>
                <w:color w:val="000000" w:themeColor="text1"/>
                <w:szCs w:val="22"/>
                <w:lang w:val="en-GB"/>
              </w:rPr>
              <w:t>Utilization of non-clinical supports and services within the community</w:t>
            </w:r>
          </w:p>
        </w:tc>
      </w:tr>
      <w:tr w:rsidRPr="005F1D76" w:rsidR="448682E5" w:rsidTr="3505FF2E" w14:paraId="6F252267" w14:textId="77777777">
        <w:trPr>
          <w:trHeight w:val="255"/>
        </w:trPr>
        <w:tc>
          <w:tcPr>
            <w:tcW w:w="1515" w:type="dxa"/>
            <w:tcMar>
              <w:left w:w="105" w:type="dxa"/>
              <w:right w:w="105" w:type="dxa"/>
            </w:tcMar>
          </w:tcPr>
          <w:p w:rsidRPr="005F1D76" w:rsidR="448682E5" w:rsidP="00E4717F" w:rsidRDefault="448682E5" w14:paraId="24A3C6EE" w14:textId="6029BEF1">
            <w:pPr>
              <w:rPr>
                <w:rFonts w:eastAsia="Times New Roman"/>
                <w:color w:val="000000" w:themeColor="text1"/>
                <w:szCs w:val="22"/>
                <w:lang w:val="en-GB"/>
              </w:rPr>
            </w:pPr>
            <w:r w:rsidRPr="005F1D76">
              <w:rPr>
                <w:rFonts w:eastAsia="Times New Roman"/>
                <w:color w:val="000000" w:themeColor="text1"/>
                <w:szCs w:val="22"/>
                <w:lang w:val="en-GB"/>
              </w:rPr>
              <w:t>Setting</w:t>
            </w:r>
          </w:p>
        </w:tc>
        <w:tc>
          <w:tcPr>
            <w:tcW w:w="8673" w:type="dxa"/>
            <w:gridSpan w:val="3"/>
            <w:tcMar>
              <w:left w:w="105" w:type="dxa"/>
              <w:right w:w="105" w:type="dxa"/>
            </w:tcMar>
          </w:tcPr>
          <w:p w:rsidRPr="005F1D76" w:rsidR="448682E5" w:rsidP="00E4717F" w:rsidRDefault="448682E5" w14:paraId="3623CB7C" w14:textId="341AE06D">
            <w:pPr>
              <w:rPr>
                <w:rFonts w:eastAsia="Times New Roman"/>
                <w:color w:val="000000" w:themeColor="text1"/>
                <w:szCs w:val="22"/>
                <w:lang w:val="en-GB"/>
              </w:rPr>
            </w:pPr>
            <w:r w:rsidRPr="005F1D76">
              <w:rPr>
                <w:rFonts w:eastAsia="Times New Roman"/>
                <w:color w:val="000000" w:themeColor="text1"/>
                <w:szCs w:val="22"/>
                <w:lang w:val="en-GB"/>
              </w:rPr>
              <w:t>Primary care (GP practices)</w:t>
            </w:r>
          </w:p>
        </w:tc>
      </w:tr>
      <w:tr w:rsidRPr="00A17352" w:rsidR="448682E5" w:rsidTr="3505FF2E" w14:paraId="2B685794" w14:textId="77777777">
        <w:trPr>
          <w:trHeight w:val="270"/>
        </w:trPr>
        <w:tc>
          <w:tcPr>
            <w:tcW w:w="1515" w:type="dxa"/>
            <w:tcMar>
              <w:left w:w="105" w:type="dxa"/>
              <w:right w:w="105" w:type="dxa"/>
            </w:tcMar>
          </w:tcPr>
          <w:p w:rsidRPr="005F1D76" w:rsidR="448682E5" w:rsidP="00E4717F" w:rsidRDefault="448682E5" w14:paraId="2F8B4B26" w14:textId="72B6A7F7">
            <w:pPr>
              <w:rPr>
                <w:rFonts w:eastAsia="Times New Roman"/>
                <w:color w:val="000000" w:themeColor="text1"/>
                <w:szCs w:val="22"/>
                <w:lang w:val="en-GB"/>
              </w:rPr>
            </w:pPr>
            <w:r w:rsidRPr="005F1D76">
              <w:rPr>
                <w:rFonts w:eastAsia="Times New Roman"/>
                <w:color w:val="000000" w:themeColor="text1"/>
                <w:szCs w:val="22"/>
                <w:lang w:val="en-GB"/>
              </w:rPr>
              <w:t>Time frame</w:t>
            </w:r>
          </w:p>
        </w:tc>
        <w:tc>
          <w:tcPr>
            <w:tcW w:w="8673" w:type="dxa"/>
            <w:gridSpan w:val="3"/>
            <w:tcMar>
              <w:left w:w="105" w:type="dxa"/>
              <w:right w:w="105" w:type="dxa"/>
            </w:tcMar>
          </w:tcPr>
          <w:p w:rsidRPr="005F1D76" w:rsidR="448682E5" w:rsidP="00E4717F" w:rsidRDefault="448682E5" w14:paraId="1CE98F68" w14:textId="237E6B20">
            <w:pPr>
              <w:rPr>
                <w:rFonts w:eastAsia="Times New Roman"/>
                <w:color w:val="000000" w:themeColor="text1"/>
                <w:szCs w:val="22"/>
                <w:lang w:val="en-GB"/>
              </w:rPr>
            </w:pPr>
            <w:r w:rsidRPr="005F1D76">
              <w:rPr>
                <w:rFonts w:eastAsia="Times New Roman"/>
                <w:color w:val="000000" w:themeColor="text1"/>
                <w:szCs w:val="22"/>
                <w:lang w:val="en-GB"/>
              </w:rPr>
              <w:t>Recruitment: 12 months</w:t>
            </w:r>
          </w:p>
          <w:p w:rsidRPr="005F1D76" w:rsidR="448682E5" w:rsidP="00E4717F" w:rsidRDefault="448682E5" w14:paraId="7EC70A98" w14:textId="4C22D7E2">
            <w:pPr>
              <w:rPr>
                <w:rFonts w:eastAsia="Times New Roman"/>
                <w:color w:val="000000" w:themeColor="text1"/>
                <w:szCs w:val="22"/>
                <w:lang w:val="en-GB"/>
              </w:rPr>
            </w:pPr>
            <w:r w:rsidRPr="005F1D76">
              <w:rPr>
                <w:rFonts w:eastAsia="Times New Roman"/>
                <w:color w:val="000000" w:themeColor="text1"/>
                <w:szCs w:val="22"/>
                <w:lang w:val="en-GB"/>
              </w:rPr>
              <w:t>Intervention: 15 months intervention,</w:t>
            </w:r>
          </w:p>
          <w:p w:rsidRPr="005F1D76" w:rsidR="448682E5" w:rsidP="00E4717F" w:rsidRDefault="448682E5" w14:paraId="52B82A99" w14:textId="6E5FF20D">
            <w:pPr>
              <w:rPr>
                <w:rFonts w:eastAsia="Times New Roman"/>
                <w:color w:val="000000" w:themeColor="text1"/>
                <w:szCs w:val="22"/>
                <w:lang w:val="en-GB"/>
              </w:rPr>
            </w:pPr>
            <w:r w:rsidRPr="005F1D76">
              <w:rPr>
                <w:rFonts w:eastAsia="Times New Roman"/>
                <w:color w:val="000000" w:themeColor="text1"/>
                <w:szCs w:val="22"/>
                <w:lang w:val="en-GB"/>
              </w:rPr>
              <w:t>Follow up: 6 months (primary endpoint), 12 months</w:t>
            </w:r>
          </w:p>
          <w:p w:rsidRPr="005F1D76" w:rsidR="448682E5" w:rsidP="00E4717F" w:rsidRDefault="448682E5" w14:paraId="22E262B2" w14:textId="31AD0158">
            <w:pPr>
              <w:rPr>
                <w:rFonts w:eastAsia="Times New Roman"/>
                <w:color w:val="000000" w:themeColor="text1"/>
                <w:szCs w:val="22"/>
                <w:lang w:val="en-GB"/>
              </w:rPr>
            </w:pPr>
            <w:r w:rsidRPr="005F1D76">
              <w:rPr>
                <w:rFonts w:eastAsia="Times New Roman"/>
                <w:color w:val="000000" w:themeColor="text1"/>
                <w:szCs w:val="22"/>
                <w:lang w:val="en-GB"/>
              </w:rPr>
              <w:t>First patient in to last patient out: 2</w:t>
            </w:r>
            <w:r w:rsidRPr="005F1D76" w:rsidR="00B74FE7">
              <w:rPr>
                <w:rFonts w:eastAsia="Times New Roman"/>
                <w:color w:val="000000" w:themeColor="text1"/>
                <w:szCs w:val="22"/>
                <w:lang w:val="en-GB"/>
              </w:rPr>
              <w:t>8</w:t>
            </w:r>
            <w:r w:rsidRPr="005F1D76">
              <w:rPr>
                <w:rFonts w:eastAsia="Times New Roman"/>
                <w:color w:val="000000" w:themeColor="text1"/>
                <w:szCs w:val="22"/>
                <w:lang w:val="en-GB"/>
              </w:rPr>
              <w:t xml:space="preserve"> months</w:t>
            </w:r>
          </w:p>
        </w:tc>
      </w:tr>
      <w:tr w:rsidRPr="00A17352" w:rsidR="448682E5" w:rsidTr="3505FF2E" w14:paraId="1419DFA1" w14:textId="77777777">
        <w:trPr>
          <w:trHeight w:val="540"/>
        </w:trPr>
        <w:tc>
          <w:tcPr>
            <w:tcW w:w="1515" w:type="dxa"/>
            <w:tcMar>
              <w:left w:w="105" w:type="dxa"/>
              <w:right w:w="105" w:type="dxa"/>
            </w:tcMar>
          </w:tcPr>
          <w:p w:rsidRPr="005F1D76" w:rsidR="448682E5" w:rsidP="00E4717F" w:rsidRDefault="448682E5" w14:paraId="7F6BFF1C" w14:textId="2D29B972">
            <w:pPr>
              <w:rPr>
                <w:rFonts w:eastAsia="Times New Roman"/>
                <w:color w:val="000000" w:themeColor="text1"/>
                <w:szCs w:val="22"/>
                <w:lang w:val="en-GB"/>
              </w:rPr>
            </w:pPr>
            <w:r w:rsidRPr="005F1D76">
              <w:rPr>
                <w:rFonts w:eastAsia="Times New Roman"/>
                <w:color w:val="000000" w:themeColor="text1"/>
                <w:szCs w:val="22"/>
                <w:lang w:val="en-GB"/>
              </w:rPr>
              <w:t>Organization</w:t>
            </w:r>
          </w:p>
        </w:tc>
        <w:tc>
          <w:tcPr>
            <w:tcW w:w="8673" w:type="dxa"/>
            <w:gridSpan w:val="3"/>
            <w:tcMar>
              <w:left w:w="105" w:type="dxa"/>
              <w:right w:w="105" w:type="dxa"/>
            </w:tcMar>
          </w:tcPr>
          <w:p w:rsidRPr="005F1D76" w:rsidR="448682E5" w:rsidP="4621AD03" w:rsidRDefault="448682E5" w14:paraId="0DCA832F" w14:textId="0E9EC4AA">
            <w:pPr>
              <w:rPr>
                <w:rFonts w:eastAsia="Times New Roman"/>
                <w:color w:val="000000" w:themeColor="text1"/>
                <w:lang w:val="en-GB"/>
              </w:rPr>
            </w:pPr>
            <w:r w:rsidRPr="4621AD03" w:rsidR="1A366094">
              <w:rPr>
                <w:rFonts w:eastAsia="Times New Roman"/>
                <w:color w:val="000000" w:themeColor="text1" w:themeTint="FF" w:themeShade="FF"/>
                <w:lang w:val="en-GB"/>
                <w:rPrChange w:author="Napierala, Hendrik" w:date="2023-08-16T06:58:00.497Z" w:id="1717717704">
                  <w:rPr>
                    <w:rFonts w:eastAsia="Times New Roman"/>
                    <w:color w:val="000000" w:themeColor="text1" w:themeTint="FF" w:themeShade="FF"/>
                    <w:highlight w:val="yellow"/>
                    <w:lang w:val="en-GB"/>
                  </w:rPr>
                </w:rPrChange>
              </w:rPr>
              <w:t>1</w:t>
            </w:r>
            <w:del w:author="Napierala, Hendrik" w:date="2023-08-16T06:57:40.125Z" w:id="1679561192">
              <w:r w:rsidRPr="4621AD03" w:rsidDel="1A366094">
                <w:rPr>
                  <w:rFonts w:eastAsia="Times New Roman"/>
                  <w:color w:val="000000" w:themeColor="text1" w:themeTint="FF" w:themeShade="FF"/>
                  <w:lang w:val="en-GB"/>
                  <w:rPrChange w:author="Napierala, Hendrik" w:date="2023-08-16T06:58:00.497Z" w:id="1598062678">
                    <w:rPr>
                      <w:rFonts w:eastAsia="Times New Roman"/>
                      <w:color w:val="000000" w:themeColor="text1" w:themeTint="FF" w:themeShade="FF"/>
                      <w:highlight w:val="yellow"/>
                      <w:lang w:val="en-GB"/>
                    </w:rPr>
                  </w:rPrChange>
                </w:rPr>
                <w:delText>1</w:delText>
              </w:r>
            </w:del>
            <w:ins w:author="Napierala, Hendrik" w:date="2023-08-16T06:57:40.164Z" w:id="1379666125">
              <w:r w:rsidRPr="4621AD03" w:rsidR="6E108723">
                <w:rPr>
                  <w:rFonts w:eastAsia="Times New Roman"/>
                  <w:color w:val="000000" w:themeColor="text1" w:themeTint="FF" w:themeShade="FF"/>
                  <w:lang w:val="en-GB"/>
                  <w:rPrChange w:author="Napierala, Hendrik" w:date="2023-08-16T06:58:00.497Z" w:id="432940348">
                    <w:rPr>
                      <w:rFonts w:eastAsia="Times New Roman"/>
                      <w:color w:val="000000" w:themeColor="text1" w:themeTint="FF" w:themeShade="FF"/>
                      <w:highlight w:val="yellow"/>
                      <w:lang w:val="en-GB"/>
                    </w:rPr>
                  </w:rPrChange>
                </w:rPr>
                <w:t>0</w:t>
              </w:r>
            </w:ins>
            <w:r w:rsidRPr="4621AD03" w:rsidR="1A366094">
              <w:rPr>
                <w:rFonts w:eastAsia="Times New Roman"/>
                <w:color w:val="000000" w:themeColor="text1" w:themeTint="FF" w:themeShade="FF"/>
                <w:lang w:val="en-GB"/>
              </w:rPr>
              <w:t xml:space="preserve"> (academic) primary care research networks (Study hubs) in </w:t>
            </w:r>
            <w:r w:rsidRPr="4621AD03" w:rsidR="1DB166E4">
              <w:rPr>
                <w:rFonts w:eastAsia="Times New Roman"/>
                <w:color w:val="000000" w:themeColor="text1" w:themeTint="FF" w:themeShade="FF"/>
                <w:lang w:val="en-GB"/>
                <w:rPrChange w:author="Napierala, Hendrik" w:date="2023-08-16T06:58:00.498Z" w:id="365275810">
                  <w:rPr>
                    <w:rFonts w:eastAsia="Times New Roman"/>
                    <w:color w:val="000000" w:themeColor="text1" w:themeTint="FF" w:themeShade="FF"/>
                    <w:highlight w:val="yellow"/>
                    <w:lang w:val="en-GB"/>
                  </w:rPr>
                </w:rPrChange>
              </w:rPr>
              <w:t>8</w:t>
            </w:r>
            <w:r w:rsidRPr="4621AD03" w:rsidR="1A366094">
              <w:rPr>
                <w:rFonts w:eastAsia="Times New Roman"/>
                <w:color w:val="000000" w:themeColor="text1" w:themeTint="FF" w:themeShade="FF"/>
                <w:lang w:val="en-GB"/>
              </w:rPr>
              <w:t xml:space="preserve"> countries with </w:t>
            </w:r>
            <w:r w:rsidRPr="4621AD03" w:rsidR="1A366094">
              <w:rPr>
                <w:rFonts w:eastAsia="Times New Roman"/>
                <w:color w:val="000000" w:themeColor="text1" w:themeTint="FF" w:themeShade="FF"/>
                <w:highlight w:val="yellow"/>
                <w:lang w:val="en-GB"/>
              </w:rPr>
              <w:t>10-12</w:t>
            </w:r>
            <w:r w:rsidRPr="4621AD03" w:rsidR="1A366094">
              <w:rPr>
                <w:rFonts w:eastAsia="Times New Roman"/>
                <w:color w:val="000000" w:themeColor="text1" w:themeTint="FF" w:themeShade="FF"/>
                <w:lang w:val="en-GB"/>
              </w:rPr>
              <w:t xml:space="preserve"> GP practices each (study centres) recruiting </w:t>
            </w:r>
            <w:r w:rsidRPr="4621AD03" w:rsidR="1A366094">
              <w:rPr>
                <w:rFonts w:eastAsia="Times New Roman"/>
                <w:color w:val="000000" w:themeColor="text1" w:themeTint="FF" w:themeShade="FF"/>
                <w:highlight w:val="yellow"/>
                <w:lang w:val="en-GB"/>
              </w:rPr>
              <w:t>20</w:t>
            </w:r>
            <w:r w:rsidRPr="4621AD03" w:rsidR="1A366094">
              <w:rPr>
                <w:rFonts w:eastAsia="Times New Roman"/>
                <w:color w:val="000000" w:themeColor="text1" w:themeTint="FF" w:themeShade="FF"/>
                <w:lang w:val="en-GB"/>
              </w:rPr>
              <w:t xml:space="preserve"> patients </w:t>
            </w:r>
            <w:r w:rsidRPr="4621AD03" w:rsidR="1A366094">
              <w:rPr>
                <w:rFonts w:eastAsia="Times New Roman"/>
                <w:color w:val="000000" w:themeColor="text1" w:themeTint="FF" w:themeShade="FF"/>
                <w:lang w:val="en-GB"/>
              </w:rPr>
              <w:t>each</w:t>
            </w:r>
          </w:p>
        </w:tc>
      </w:tr>
      <w:tr w:rsidRPr="00A17352" w:rsidR="448682E5" w:rsidTr="3505FF2E" w14:paraId="14DEF458" w14:textId="77777777">
        <w:trPr>
          <w:trHeight w:val="255"/>
        </w:trPr>
        <w:tc>
          <w:tcPr>
            <w:tcW w:w="1515" w:type="dxa"/>
            <w:tcMar>
              <w:left w:w="105" w:type="dxa"/>
              <w:right w:w="105" w:type="dxa"/>
            </w:tcMar>
          </w:tcPr>
          <w:p w:rsidRPr="005F1D76" w:rsidR="448682E5" w:rsidP="00E4717F" w:rsidRDefault="448682E5" w14:paraId="27529AA0" w14:textId="0B56618D">
            <w:pPr>
              <w:spacing w:before="0" w:after="0"/>
              <w:rPr>
                <w:rFonts w:eastAsia="Times New Roman"/>
                <w:color w:val="000000" w:themeColor="text1"/>
                <w:szCs w:val="22"/>
                <w:lang w:val="en-GB"/>
              </w:rPr>
            </w:pPr>
            <w:r w:rsidRPr="005F1D76">
              <w:rPr>
                <w:rFonts w:eastAsia="Times New Roman"/>
                <w:color w:val="000000" w:themeColor="text1"/>
                <w:szCs w:val="22"/>
                <w:lang w:val="en-GB"/>
              </w:rPr>
              <w:t>Basket trial design</w:t>
            </w:r>
          </w:p>
        </w:tc>
        <w:tc>
          <w:tcPr>
            <w:tcW w:w="8673" w:type="dxa"/>
            <w:gridSpan w:val="3"/>
            <w:tcMar>
              <w:left w:w="105" w:type="dxa"/>
              <w:right w:w="105" w:type="dxa"/>
            </w:tcMar>
          </w:tcPr>
          <w:p w:rsidRPr="005F1D76" w:rsidR="448682E5" w:rsidP="00E4717F" w:rsidRDefault="448682E5" w14:paraId="62D4AC57" w14:textId="6BA10A4C">
            <w:pPr>
              <w:rPr>
                <w:rFonts w:eastAsia="Times New Roman"/>
                <w:color w:val="000000" w:themeColor="text1"/>
                <w:szCs w:val="22"/>
                <w:lang w:val="en-GB"/>
              </w:rPr>
            </w:pPr>
            <w:r w:rsidRPr="005F1D76">
              <w:rPr>
                <w:rFonts w:eastAsia="Times New Roman"/>
                <w:color w:val="000000" w:themeColor="text1"/>
                <w:szCs w:val="22"/>
                <w:lang w:val="en-GB"/>
              </w:rPr>
              <w:t>Due to their heterogeneity, the three vulnerable groups serve as participants of ind</w:t>
            </w:r>
            <w:r w:rsidR="00CD0E4E">
              <w:rPr>
                <w:rFonts w:eastAsia="Times New Roman"/>
                <w:color w:val="000000" w:themeColor="text1"/>
                <w:szCs w:val="22"/>
                <w:lang w:val="en-GB"/>
              </w:rPr>
              <w:t xml:space="preserve">ependent sub-trials (cf. consort </w:t>
            </w:r>
            <w:r w:rsidR="00945AAD">
              <w:rPr>
                <w:rFonts w:eastAsia="Times New Roman"/>
                <w:color w:val="000000" w:themeColor="text1"/>
                <w:szCs w:val="22"/>
                <w:lang w:val="en-GB"/>
              </w:rPr>
              <w:t>flow diagram</w:t>
            </w:r>
            <w:r w:rsidRPr="005F1D76">
              <w:rPr>
                <w:rFonts w:eastAsia="Times New Roman"/>
                <w:color w:val="000000" w:themeColor="text1"/>
                <w:szCs w:val="22"/>
                <w:lang w:val="en-GB"/>
              </w:rPr>
              <w:t xml:space="preserve">). The management of the three sub-trials is streamlined (project management, data management, study personnel) to maximize resources. Study centres can decide for which sub-trials they want to recruit patients. Recruitment of study centres ensures recruitment goals for all sub-trials. </w:t>
            </w:r>
          </w:p>
        </w:tc>
      </w:tr>
      <w:tr w:rsidRPr="00A17352" w:rsidR="448682E5" w:rsidTr="3505FF2E" w14:paraId="7704DAEF" w14:textId="77777777">
        <w:trPr>
          <w:trHeight w:val="255"/>
        </w:trPr>
        <w:tc>
          <w:tcPr>
            <w:tcW w:w="1515" w:type="dxa"/>
            <w:tcMar>
              <w:left w:w="105" w:type="dxa"/>
              <w:right w:w="105" w:type="dxa"/>
            </w:tcMar>
          </w:tcPr>
          <w:p w:rsidRPr="005F1D76" w:rsidR="448682E5" w:rsidP="00E4717F" w:rsidRDefault="448682E5" w14:paraId="1EFBD1D6" w14:textId="5FB3374C">
            <w:pPr>
              <w:rPr>
                <w:rFonts w:eastAsia="Times New Roman"/>
                <w:color w:val="000000" w:themeColor="text1"/>
                <w:szCs w:val="22"/>
                <w:lang w:val="en-GB"/>
              </w:rPr>
            </w:pPr>
            <w:r w:rsidRPr="005F1D76">
              <w:rPr>
                <w:rFonts w:eastAsia="Times New Roman"/>
                <w:color w:val="000000" w:themeColor="text1"/>
                <w:szCs w:val="22"/>
                <w:lang w:val="en-GB"/>
              </w:rPr>
              <w:t>Sample size calculation</w:t>
            </w:r>
          </w:p>
        </w:tc>
        <w:tc>
          <w:tcPr>
            <w:tcW w:w="8673" w:type="dxa"/>
            <w:gridSpan w:val="3"/>
            <w:tcMar>
              <w:left w:w="105" w:type="dxa"/>
              <w:right w:w="105" w:type="dxa"/>
            </w:tcMar>
          </w:tcPr>
          <w:p w:rsidRPr="005F1D76" w:rsidR="448682E5" w:rsidP="00172ACE" w:rsidRDefault="00A0249F" w14:paraId="455A7DFC" w14:textId="75860F3E">
            <w:pPr>
              <w:rPr>
                <w:rFonts w:eastAsia="Times New Roman"/>
                <w:color w:val="000000" w:themeColor="text1"/>
                <w:szCs w:val="22"/>
                <w:lang w:val="en-GB"/>
              </w:rPr>
            </w:pPr>
            <w:r w:rsidRPr="005F1D76">
              <w:rPr>
                <w:rFonts w:eastAsia="Times New Roman"/>
                <w:color w:val="000000" w:themeColor="text1"/>
                <w:szCs w:val="22"/>
                <w:lang w:val="en-GB"/>
              </w:rPr>
              <w:t xml:space="preserve">Preliminary sample size calculation (will be adjusted after co-creation process in year 1): Alpha two sided 0.05, Power </w:t>
            </w:r>
            <w:r w:rsidRPr="005F1D76" w:rsidR="00172ACE">
              <w:rPr>
                <w:rFonts w:eastAsia="Times New Roman"/>
                <w:color w:val="000000" w:themeColor="text1"/>
                <w:szCs w:val="22"/>
                <w:lang w:val="en-GB"/>
              </w:rPr>
              <w:t>80%, Drop-out rate 33%, Improve probability of utilisation from .50 to .66 -&gt; Sample Size per group 296; 592 to randomize per sub-trial; 1,776 over all sub-trials</w:t>
            </w:r>
          </w:p>
        </w:tc>
      </w:tr>
      <w:tr w:rsidRPr="00A17352" w:rsidR="448682E5" w:rsidTr="3505FF2E" w14:paraId="3BB044B1" w14:textId="77777777">
        <w:trPr>
          <w:trHeight w:val="2188"/>
        </w:trPr>
        <w:tc>
          <w:tcPr>
            <w:tcW w:w="1515" w:type="dxa"/>
            <w:tcMar>
              <w:left w:w="105" w:type="dxa"/>
              <w:right w:w="105" w:type="dxa"/>
            </w:tcMar>
          </w:tcPr>
          <w:p w:rsidRPr="005F1D76" w:rsidR="448682E5" w:rsidP="00E4717F" w:rsidRDefault="448682E5" w14:paraId="0F307975" w14:textId="16917E60">
            <w:pPr>
              <w:rPr>
                <w:rFonts w:eastAsia="Times New Roman"/>
                <w:color w:val="000000" w:themeColor="text1"/>
                <w:szCs w:val="22"/>
                <w:lang w:val="en-GB"/>
              </w:rPr>
            </w:pPr>
            <w:r w:rsidRPr="005F1D76">
              <w:rPr>
                <w:rFonts w:eastAsia="Times New Roman"/>
                <w:color w:val="000000" w:themeColor="text1"/>
                <w:szCs w:val="22"/>
                <w:lang w:val="en-GB"/>
              </w:rPr>
              <w:t>Analyses</w:t>
            </w:r>
          </w:p>
        </w:tc>
        <w:tc>
          <w:tcPr>
            <w:tcW w:w="8673" w:type="dxa"/>
            <w:gridSpan w:val="3"/>
            <w:tcMar>
              <w:left w:w="105" w:type="dxa"/>
              <w:right w:w="105" w:type="dxa"/>
            </w:tcMar>
          </w:tcPr>
          <w:p w:rsidRPr="005F1D76" w:rsidR="448682E5" w:rsidP="00E4717F" w:rsidRDefault="448682E5" w14:paraId="6A8F3FD8" w14:textId="2B48E649">
            <w:pPr>
              <w:rPr>
                <w:rFonts w:eastAsia="Times New Roman"/>
                <w:color w:val="000000" w:themeColor="text1"/>
                <w:szCs w:val="22"/>
                <w:lang w:val="en-GB"/>
              </w:rPr>
            </w:pPr>
            <w:r w:rsidRPr="005F1D76">
              <w:rPr>
                <w:rFonts w:eastAsia="Times New Roman"/>
                <w:color w:val="000000" w:themeColor="text1"/>
                <w:szCs w:val="22"/>
                <w:lang w:val="en-GB"/>
              </w:rPr>
              <w:t>Using a statistical analysis plan (SAP):</w:t>
            </w:r>
          </w:p>
          <w:p w:rsidRPr="005F1D76" w:rsidR="448682E5" w:rsidP="00E4717F" w:rsidRDefault="448682E5" w14:paraId="06EB5BCE" w14:textId="2F3BBD17">
            <w:pPr>
              <w:rPr>
                <w:rFonts w:eastAsia="Times New Roman"/>
                <w:color w:val="000000" w:themeColor="text1"/>
                <w:szCs w:val="22"/>
                <w:lang w:val="en-GB"/>
              </w:rPr>
            </w:pPr>
            <w:r w:rsidRPr="005F1D76">
              <w:rPr>
                <w:rFonts w:eastAsia="Times New Roman"/>
                <w:color w:val="000000" w:themeColor="text1"/>
                <w:szCs w:val="22"/>
                <w:lang w:val="en-GB"/>
              </w:rPr>
              <w:t>1) Treatment policy estimand (Intention-to-treat) for the primary endpoint, individually for each sub-trial using a hierarchical mixed effects model including country, study hub and study centre (random effects) and treatment group (fixed effect)</w:t>
            </w:r>
          </w:p>
          <w:p w:rsidRPr="005F1D76" w:rsidR="448682E5" w:rsidP="00E4717F" w:rsidRDefault="448682E5" w14:paraId="6836F987" w14:textId="6E625590">
            <w:pPr>
              <w:rPr>
                <w:rFonts w:eastAsia="Times New Roman"/>
                <w:color w:val="000000" w:themeColor="text1"/>
                <w:szCs w:val="22"/>
                <w:lang w:val="en-GB"/>
              </w:rPr>
            </w:pPr>
            <w:r w:rsidRPr="005F1D76">
              <w:rPr>
                <w:rFonts w:eastAsia="Times New Roman"/>
                <w:color w:val="000000" w:themeColor="text1"/>
                <w:szCs w:val="22"/>
                <w:lang w:val="en-GB"/>
              </w:rPr>
              <w:t>2) Assessment of secondary and exploratory endpoints</w:t>
            </w:r>
            <w:r w:rsidRPr="005F1D76" w:rsidR="00F33AE8">
              <w:rPr>
                <w:rFonts w:eastAsia="Times New Roman"/>
                <w:color w:val="000000" w:themeColor="text1"/>
                <w:szCs w:val="22"/>
                <w:lang w:val="en-GB"/>
              </w:rPr>
              <w:t>, such as health literacy and self-efficacy.</w:t>
            </w:r>
          </w:p>
          <w:p w:rsidRPr="005F1D76" w:rsidR="448682E5" w:rsidP="3505FF2E" w:rsidRDefault="448682E5" w14:paraId="674EB849" w14:textId="19B06B54">
            <w:pPr>
              <w:rPr>
                <w:rFonts w:eastAsia="Times New Roman"/>
                <w:color w:val="000000" w:themeColor="text1"/>
                <w:lang w:val="en-GB"/>
              </w:rPr>
            </w:pPr>
            <w:r w:rsidRPr="3505FF2E" w:rsidR="4AB5C331">
              <w:rPr>
                <w:rFonts w:eastAsia="Times New Roman"/>
                <w:color w:val="000000" w:themeColor="text1" w:themeTint="FF" w:themeShade="FF"/>
                <w:lang w:val="en-GB"/>
              </w:rPr>
              <w:t xml:space="preserve">3) Subgroup analyses for factors, such as socio-economic and legal status, age, </w:t>
            </w:r>
            <w:r w:rsidRPr="3505FF2E" w:rsidR="4AB5C331">
              <w:rPr>
                <w:rFonts w:eastAsia="Times New Roman"/>
                <w:color w:val="000000" w:themeColor="text1" w:themeTint="FF" w:themeShade="FF"/>
                <w:lang w:val="en-GB"/>
              </w:rPr>
              <w:t>sex</w:t>
            </w:r>
            <w:r w:rsidRPr="3505FF2E" w:rsidR="4AB5C331">
              <w:rPr>
                <w:rFonts w:eastAsia="Times New Roman"/>
                <w:color w:val="000000" w:themeColor="text1" w:themeTint="FF" w:themeShade="FF"/>
                <w:lang w:val="en-GB"/>
              </w:rPr>
              <w:t xml:space="preserve"> and gender identity, (dis)ability, </w:t>
            </w:r>
            <w:r w:rsidRPr="3505FF2E" w:rsidR="4AB5C331">
              <w:rPr>
                <w:rFonts w:eastAsia="Times New Roman"/>
                <w:color w:val="000000" w:themeColor="text1" w:themeTint="FF" w:themeShade="FF"/>
                <w:lang w:val="en-GB"/>
              </w:rPr>
              <w:t>ethnicity</w:t>
            </w:r>
            <w:r w:rsidRPr="3505FF2E" w:rsidR="4AB5C331">
              <w:rPr>
                <w:rFonts w:eastAsia="Times New Roman"/>
                <w:color w:val="000000" w:themeColor="text1" w:themeTint="FF" w:themeShade="FF"/>
                <w:lang w:val="en-GB"/>
              </w:rPr>
              <w:t xml:space="preserve"> and geographical location</w:t>
            </w:r>
            <w:ins w:author="Napierala, Hendrik" w:date="2023-08-16T09:30:22.812Z" w:id="2146810085">
              <w:r w:rsidRPr="3505FF2E" w:rsidR="0C5D51A1">
                <w:rPr>
                  <w:rFonts w:eastAsia="Times New Roman"/>
                  <w:color w:val="000000" w:themeColor="text1" w:themeTint="FF" w:themeShade="FF"/>
                  <w:lang w:val="en-GB"/>
                </w:rPr>
                <w:t xml:space="preserve">, </w:t>
              </w:r>
              <w:r w:rsidRPr="3505FF2E" w:rsidR="0C5D51A1">
                <w:rPr>
                  <w:rFonts w:eastAsia="Times New Roman"/>
                  <w:color w:val="000000" w:themeColor="text1" w:themeTint="FF" w:themeShade="FF"/>
                  <w:lang w:val="en-GB"/>
                </w:rPr>
                <w:t>as well as vulnerability risks (e.g., XXX)</w:t>
              </w:r>
            </w:ins>
          </w:p>
          <w:p w:rsidRPr="005F1D76" w:rsidR="448682E5" w:rsidP="00E4717F" w:rsidRDefault="448682E5" w14:paraId="5EC27117" w14:textId="25E9C22C">
            <w:pPr>
              <w:rPr>
                <w:rFonts w:eastAsia="Times New Roman"/>
                <w:color w:val="000000" w:themeColor="text1"/>
                <w:szCs w:val="22"/>
                <w:lang w:val="en-GB"/>
              </w:rPr>
            </w:pPr>
            <w:r w:rsidRPr="005F1D76">
              <w:rPr>
                <w:rFonts w:eastAsia="Times New Roman"/>
                <w:color w:val="000000" w:themeColor="text1"/>
                <w:szCs w:val="22"/>
                <w:lang w:val="en-GB"/>
              </w:rPr>
              <w:t>4) Pooling of effects in an individual participant data (IPD) meta-analysis</w:t>
            </w:r>
          </w:p>
          <w:p w:rsidRPr="005F1D76" w:rsidR="448682E5" w:rsidP="00E4717F" w:rsidRDefault="448682E5" w14:paraId="3007199B" w14:textId="666B0601">
            <w:pPr>
              <w:rPr>
                <w:rFonts w:eastAsia="Times New Roman"/>
                <w:color w:val="000000" w:themeColor="text1"/>
                <w:szCs w:val="22"/>
                <w:lang w:val="en-GB"/>
              </w:rPr>
            </w:pPr>
            <w:r w:rsidRPr="005F1D76">
              <w:rPr>
                <w:rFonts w:eastAsia="Times New Roman"/>
                <w:color w:val="000000" w:themeColor="text1"/>
                <w:szCs w:val="22"/>
                <w:lang w:val="en-GB"/>
              </w:rPr>
              <w:t>5) Cost-effectiveness analysis using primary data acquired through follow-ups</w:t>
            </w:r>
          </w:p>
        </w:tc>
      </w:tr>
    </w:tbl>
    <w:p w:rsidRPr="005F1D76" w:rsidR="448682E5" w:rsidP="448682E5" w:rsidRDefault="448682E5" w14:paraId="5D39A9A4" w14:textId="1CACD704">
      <w:pPr>
        <w:rPr>
          <w:lang w:val="en-GB"/>
        </w:rPr>
      </w:pPr>
    </w:p>
    <w:p w:rsidRPr="005F1D76" w:rsidR="000632DB" w:rsidP="000632DB" w:rsidRDefault="000632DB" w14:paraId="6284256D" w14:textId="42DF02AE">
      <w:pPr>
        <w:rPr>
          <w:b/>
          <w:color w:val="0070C0"/>
          <w:u w:val="single"/>
          <w:lang w:val="en-GB"/>
        </w:rPr>
      </w:pPr>
      <w:r w:rsidRPr="005F1D76">
        <w:rPr>
          <w:b/>
          <w:color w:val="0070C0"/>
          <w:u w:val="single"/>
          <w:lang w:val="en-GB"/>
        </w:rPr>
        <w:t>Relation of SP-EU to the six climate and environmental objectives (“EU Taxonomy”)</w:t>
      </w:r>
    </w:p>
    <w:p w:rsidRPr="005F1D76" w:rsidR="000632DB" w:rsidP="000969AA" w:rsidRDefault="000632DB" w14:paraId="132256E1" w14:textId="584C99BC">
      <w:pPr>
        <w:rPr>
          <w:lang w:val="en-GB"/>
        </w:rPr>
      </w:pPr>
      <w:r w:rsidRPr="3505FF2E" w:rsidR="000632DB">
        <w:rPr>
          <w:lang w:val="en-GB"/>
        </w:rPr>
        <w:t xml:space="preserve">Social Prescribing contributes to climate chance mitigation as working and housing conditions as well as food security can be reasons for social prescribing. </w:t>
      </w:r>
      <w:r w:rsidRPr="3505FF2E" w:rsidR="00CD0E4E">
        <w:rPr>
          <w:lang w:val="en-GB"/>
        </w:rPr>
        <w:t xml:space="preserve">So called </w:t>
      </w:r>
      <w:r w:rsidRPr="3505FF2E" w:rsidR="003278B4">
        <w:rPr>
          <w:lang w:val="en-GB"/>
        </w:rPr>
        <w:t>“</w:t>
      </w:r>
      <w:r w:rsidRPr="3505FF2E" w:rsidR="00CD0E4E">
        <w:rPr>
          <w:lang w:val="en-GB"/>
        </w:rPr>
        <w:t>g</w:t>
      </w:r>
      <w:r w:rsidRPr="3505FF2E" w:rsidR="003278B4">
        <w:rPr>
          <w:lang w:val="en-GB"/>
        </w:rPr>
        <w:t>reen” social prescribing links people to nature-based activities, such as community gardening, mindful nature walks or volunteering in environmental organizations. There is evidence that SP results in the reduction of over-</w:t>
      </w:r>
      <w:r w:rsidRPr="3505FF2E" w:rsidR="00BE6E88">
        <w:rPr>
          <w:lang w:val="en-GB"/>
        </w:rPr>
        <w:t>prescription that can help</w:t>
      </w:r>
      <w:r w:rsidRPr="3505FF2E" w:rsidR="003278B4">
        <w:rPr>
          <w:lang w:val="en-GB"/>
        </w:rPr>
        <w:t xml:space="preserve"> reduce carbon emission</w:t>
      </w:r>
      <w:r w:rsidRPr="3505FF2E" w:rsidR="00BE6E88">
        <w:rPr>
          <w:lang w:val="en-GB"/>
        </w:rPr>
        <w:t>s</w:t>
      </w:r>
      <w:r w:rsidRPr="3505FF2E" w:rsidR="003278B4">
        <w:rPr>
          <w:lang w:val="en-GB"/>
        </w:rPr>
        <w:t xml:space="preserve"> as the manufacture and distribution of medicines, and the use of some medicines, has a significant impact on greenhouse gases</w:t>
      </w:r>
      <w:r w:rsidRPr="3505FF2E" w:rsidR="003278B4">
        <w:rPr>
          <w:lang w:val="en-GB"/>
        </w:rPr>
        <w:t>.</w:t>
      </w:r>
      <w:del w:author="Napierala, Hendrik" w:date="2023-08-16T09:31:09.655Z" w:id="1144082654">
        <w:r w:rsidRPr="3505FF2E" w:rsidDel="003278B4">
          <w:rPr>
            <w:lang w:val="en-GB"/>
          </w:rPr>
          <w:delText xml:space="preserve"> </w:delText>
        </w:r>
        <w:r w:rsidRPr="3505FF2E" w:rsidDel="000632DB">
          <w:rPr>
            <w:lang w:val="en-GB"/>
          </w:rPr>
          <w:delText>.</w:delText>
        </w:r>
      </w:del>
      <w:r w:rsidRPr="3505FF2E" w:rsidR="000632DB">
        <w:rPr>
          <w:lang w:val="en-GB"/>
        </w:rPr>
        <w:t xml:space="preserve"> Additionally, SP-EU does not do any significant harm, it does not harm climate change adaption nor pollute </w:t>
      </w:r>
      <w:r w:rsidRPr="3505FF2E" w:rsidR="000632DB">
        <w:rPr>
          <w:lang w:val="en-GB"/>
        </w:rPr>
        <w:t>water and marine resources; SP-EU does not influence the transition to a circular economy, influence pollution prevention and control nor harm biodiversity and ecosystems.</w:t>
      </w:r>
    </w:p>
    <w:p w:rsidRPr="005F1D76" w:rsidR="008F7B2A" w:rsidP="00D50136" w:rsidRDefault="00363024" w14:paraId="0389B417" w14:textId="4CD56166">
      <w:pPr>
        <w:rPr>
          <w:b/>
          <w:color w:val="0070C0"/>
          <w:u w:val="single"/>
          <w:lang w:val="en-GB"/>
        </w:rPr>
      </w:pPr>
      <w:r w:rsidRPr="005F1D76">
        <w:rPr>
          <w:b/>
          <w:color w:val="0070C0"/>
          <w:u w:val="single"/>
          <w:lang w:val="en-GB"/>
        </w:rPr>
        <w:t xml:space="preserve">National or international research and innovation activities linked to </w:t>
      </w:r>
      <w:r w:rsidRPr="005F1D76" w:rsidR="000632DB">
        <w:rPr>
          <w:b/>
          <w:color w:val="0070C0"/>
          <w:u w:val="single"/>
          <w:lang w:val="en-GB"/>
        </w:rPr>
        <w:t>SP-EU</w:t>
      </w:r>
    </w:p>
    <w:p w:rsidRPr="005F1D76" w:rsidR="00E76601" w:rsidP="00F33AE8" w:rsidRDefault="00B41178" w14:paraId="66FBF359" w14:textId="08F9546E">
      <w:pPr>
        <w:rPr>
          <w:lang w:val="en-GB"/>
        </w:rPr>
      </w:pPr>
      <w:r w:rsidRPr="3505FF2E" w:rsidR="00B41178">
        <w:rPr>
          <w:lang w:val="en-GB"/>
        </w:rPr>
        <w:t xml:space="preserve">There are national, </w:t>
      </w:r>
      <w:r w:rsidRPr="3505FF2E" w:rsidR="00B41178">
        <w:rPr>
          <w:lang w:val="en-GB"/>
        </w:rPr>
        <w:t>European</w:t>
      </w:r>
      <w:r w:rsidRPr="3505FF2E" w:rsidR="00B41178">
        <w:rPr>
          <w:lang w:val="en-GB"/>
        </w:rPr>
        <w:t xml:space="preserve"> and international networks on social prescribing who work on education, </w:t>
      </w:r>
      <w:r w:rsidRPr="3505FF2E" w:rsidR="00B41178">
        <w:rPr>
          <w:lang w:val="en-GB"/>
        </w:rPr>
        <w:t>policy</w:t>
      </w:r>
      <w:r w:rsidRPr="3505FF2E" w:rsidR="00B41178">
        <w:rPr>
          <w:lang w:val="en-GB"/>
        </w:rPr>
        <w:t xml:space="preserve"> and research in the field of social prescribing. SP-EU builds on the work conducted by these networks and tr</w:t>
      </w:r>
      <w:ins w:author="Napierala, Hendrik" w:date="2023-08-16T09:31:22.436Z" w:id="288466743">
        <w:r w:rsidRPr="3505FF2E" w:rsidR="04E840B1">
          <w:rPr>
            <w:lang w:val="en-GB"/>
          </w:rPr>
          <w:t>ies</w:t>
        </w:r>
      </w:ins>
      <w:del w:author="Napierala, Hendrik" w:date="2023-08-16T09:31:21.756Z" w:id="808570228">
        <w:r w:rsidRPr="3505FF2E" w:rsidDel="00B41178">
          <w:rPr>
            <w:lang w:val="en-GB"/>
          </w:rPr>
          <w:delText>y</w:delText>
        </w:r>
      </w:del>
      <w:r w:rsidRPr="3505FF2E" w:rsidR="00B41178">
        <w:rPr>
          <w:lang w:val="en-GB"/>
        </w:rPr>
        <w:t xml:space="preserve"> to </w:t>
      </w:r>
      <w:r w:rsidRPr="3505FF2E" w:rsidR="007B6193">
        <w:rPr>
          <w:lang w:val="en-GB"/>
        </w:rPr>
        <w:t>integrate them actively into the exploitation and dissemination of our results.</w:t>
      </w:r>
    </w:p>
    <w:p w:rsidRPr="005F1D76" w:rsidR="000A6DCC" w:rsidP="00F33AE8" w:rsidRDefault="000A6DCC" w14:paraId="298AD414" w14:textId="2BBE603C">
      <w:pPr>
        <w:rPr>
          <w:lang w:val="en-GB"/>
        </w:rPr>
      </w:pPr>
      <w:r w:rsidRPr="3505FF2E" w:rsidR="000A6DCC">
        <w:rPr>
          <w:lang w:val="en-GB"/>
        </w:rPr>
        <w:t>There are several</w:t>
      </w:r>
      <w:r w:rsidRPr="3505FF2E" w:rsidR="002D2AB3">
        <w:rPr>
          <w:lang w:val="en-GB"/>
        </w:rPr>
        <w:t xml:space="preserve"> national RCTs on social prescribing which are conducted or planned inside Europe and beyond. These trials have different </w:t>
      </w:r>
      <w:r w:rsidRPr="3505FF2E" w:rsidR="00CD5A70">
        <w:rPr>
          <w:lang w:val="en-GB"/>
        </w:rPr>
        <w:t xml:space="preserve">target populations than ours, e.g., an Irish RCT is focusing on patients in primary care with polypharmacy. All these trials </w:t>
      </w:r>
      <w:r w:rsidRPr="3505FF2E" w:rsidR="002A32B1">
        <w:rPr>
          <w:lang w:val="en-GB"/>
        </w:rPr>
        <w:t xml:space="preserve">are only national trials not recruiting from more than one region or country. Thus, our </w:t>
      </w:r>
      <w:r w:rsidRPr="3505FF2E" w:rsidR="005F1D76">
        <w:rPr>
          <w:lang w:val="en-GB"/>
        </w:rPr>
        <w:t>project</w:t>
      </w:r>
      <w:r w:rsidRPr="3505FF2E" w:rsidR="002A32B1">
        <w:rPr>
          <w:lang w:val="en-GB"/>
        </w:rPr>
        <w:t xml:space="preserve"> can build on the experiences of these trials but will go far beyond.</w:t>
      </w:r>
      <w:r w:rsidRPr="3505FF2E" w:rsidR="008450F2">
        <w:rPr>
          <w:lang w:val="en-GB"/>
        </w:rPr>
        <w:t xml:space="preserve"> PIs from these trials are partly consulted for SP-EU and are member</w:t>
      </w:r>
      <w:ins w:author="Napierala, Hendrik" w:date="2023-08-16T09:31:49.321Z" w:id="722796521">
        <w:r w:rsidRPr="3505FF2E" w:rsidR="41F2A9CE">
          <w:rPr>
            <w:lang w:val="en-GB"/>
          </w:rPr>
          <w:t>s</w:t>
        </w:r>
      </w:ins>
      <w:r w:rsidRPr="3505FF2E" w:rsidR="008450F2">
        <w:rPr>
          <w:lang w:val="en-GB"/>
        </w:rPr>
        <w:t xml:space="preserve"> of the external advisory board.</w:t>
      </w:r>
    </w:p>
    <w:p w:rsidRPr="005F1D76" w:rsidR="008450F2" w:rsidP="00F33AE8" w:rsidRDefault="00484337" w14:paraId="0646A3AC" w14:textId="33A8931B">
      <w:pPr>
        <w:rPr>
          <w:lang w:val="en-GB"/>
        </w:rPr>
      </w:pPr>
      <w:r w:rsidRPr="005F1D76">
        <w:rPr>
          <w:lang w:val="en-GB"/>
        </w:rPr>
        <w:t xml:space="preserve">There are also trials and </w:t>
      </w:r>
      <w:r w:rsidRPr="005F1D76" w:rsidR="00261A35">
        <w:rPr>
          <w:lang w:val="en-GB"/>
        </w:rPr>
        <w:t xml:space="preserve">proposals regarding the vulnerable groups, we focus on. For example, we are aware of a proposal in this call focusing on trans </w:t>
      </w:r>
      <w:r w:rsidRPr="005F1D76" w:rsidR="005F1D76">
        <w:rPr>
          <w:lang w:val="en-GB"/>
        </w:rPr>
        <w:t>persons’</w:t>
      </w:r>
      <w:r w:rsidRPr="005F1D76" w:rsidR="00261A35">
        <w:rPr>
          <w:lang w:val="en-GB"/>
        </w:rPr>
        <w:t xml:space="preserve"> health care. Our projects will </w:t>
      </w:r>
      <w:r w:rsidRPr="005F1D76" w:rsidR="00D36C6D">
        <w:rPr>
          <w:lang w:val="en-GB"/>
        </w:rPr>
        <w:t>complement each other in case of funding, and we agreed on serving in the advisory board of each other.</w:t>
      </w:r>
    </w:p>
    <w:p w:rsidRPr="005F1D76" w:rsidR="001D0E35" w:rsidP="3505FF2E" w:rsidRDefault="00363024" w14:paraId="2F7A6230" w14:textId="4C012325">
      <w:pPr>
        <w:rPr>
          <w:lang w:val="en-GB"/>
        </w:rPr>
      </w:pPr>
      <w:r w:rsidRPr="3505FF2E" w:rsidR="00363024">
        <w:rPr>
          <w:b w:val="1"/>
          <w:bCs w:val="1"/>
          <w:color w:val="0070C0"/>
          <w:u w:val="single"/>
          <w:lang w:val="en-GB"/>
        </w:rPr>
        <w:t xml:space="preserve">Inter-disciplinary </w:t>
      </w:r>
      <w:r w:rsidRPr="3505FF2E" w:rsidR="005F1D76">
        <w:rPr>
          <w:b w:val="1"/>
          <w:bCs w:val="1"/>
          <w:color w:val="0070C0"/>
          <w:u w:val="single"/>
          <w:lang w:val="en-GB"/>
        </w:rPr>
        <w:t>approach</w:t>
      </w:r>
      <w:r w:rsidRPr="3505FF2E" w:rsidR="005F1D76">
        <w:rPr>
          <w:lang w:val="en-GB"/>
        </w:rPr>
        <w:t>: SP-EU</w:t>
      </w:r>
      <w:r w:rsidRPr="3505FF2E" w:rsidR="001D0E35">
        <w:rPr>
          <w:lang w:val="en-GB"/>
        </w:rPr>
        <w:t xml:space="preserve"> </w:t>
      </w:r>
      <w:r w:rsidRPr="3505FF2E" w:rsidR="001D0E35">
        <w:rPr>
          <w:lang w:val="en-GB"/>
        </w:rPr>
        <w:t>represents</w:t>
      </w:r>
      <w:r w:rsidRPr="3505FF2E" w:rsidR="001D0E35">
        <w:rPr>
          <w:lang w:val="en-GB"/>
        </w:rPr>
        <w:t xml:space="preserve"> a challenge</w:t>
      </w:r>
      <w:r w:rsidRPr="3505FF2E" w:rsidR="000C1CEC">
        <w:rPr>
          <w:lang w:val="en-GB"/>
        </w:rPr>
        <w:t>,</w:t>
      </w:r>
      <w:r w:rsidRPr="3505FF2E" w:rsidR="001D0E35">
        <w:rPr>
          <w:lang w:val="en-GB"/>
        </w:rPr>
        <w:t xml:space="preserve"> which can only be met i</w:t>
      </w:r>
      <w:r w:rsidRPr="3505FF2E" w:rsidR="000632DB">
        <w:rPr>
          <w:lang w:val="en-GB"/>
        </w:rPr>
        <w:t>n a multidisciplinary team. The</w:t>
      </w:r>
      <w:r w:rsidRPr="3505FF2E" w:rsidR="001D0E35">
        <w:rPr>
          <w:lang w:val="en-GB"/>
        </w:rPr>
        <w:t xml:space="preserve"> consortium includes world leading</w:t>
      </w:r>
      <w:r w:rsidRPr="3505FF2E" w:rsidR="002E3B2D">
        <w:rPr>
          <w:lang w:val="en-GB"/>
        </w:rPr>
        <w:t xml:space="preserve"> family physicians, epidemiologists, social scientists, statisticians, </w:t>
      </w:r>
      <w:del w:author="Napierala, Hendrik" w:date="2023-08-16T09:32:32.721Z" w:id="1487192473">
        <w:r w:rsidRPr="3505FF2E" w:rsidDel="002E3B2D">
          <w:rPr>
            <w:lang w:val="en-GB"/>
          </w:rPr>
          <w:delText xml:space="preserve">and </w:delText>
        </w:r>
      </w:del>
      <w:r w:rsidRPr="3505FF2E" w:rsidR="002E3B2D">
        <w:rPr>
          <w:lang w:val="en-GB"/>
        </w:rPr>
        <w:t>public health specialists</w:t>
      </w:r>
      <w:ins w:author="Napierala, Hendrik" w:date="2023-08-16T09:32:38.228Z" w:id="402703518">
        <w:r w:rsidRPr="3505FF2E" w:rsidR="314C5D82">
          <w:rPr>
            <w:lang w:val="en-GB"/>
          </w:rPr>
          <w:t>, and software developers</w:t>
        </w:r>
      </w:ins>
      <w:r w:rsidRPr="3505FF2E" w:rsidR="002E3B2D">
        <w:rPr>
          <w:lang w:val="en-GB"/>
        </w:rPr>
        <w:t xml:space="preserve">. They work together achieving the overall vision of SP-EU. In each part of </w:t>
      </w:r>
      <w:r w:rsidRPr="3505FF2E" w:rsidR="000C1CEC">
        <w:rPr>
          <w:lang w:val="en-GB"/>
        </w:rPr>
        <w:t>SP-EU,</w:t>
      </w:r>
      <w:r w:rsidRPr="3505FF2E" w:rsidR="002E3B2D">
        <w:rPr>
          <w:lang w:val="en-GB"/>
        </w:rPr>
        <w:t xml:space="preserve"> experts from these different areas are involved.</w:t>
      </w:r>
      <w:r w:rsidRPr="3505FF2E" w:rsidR="001D0E35">
        <w:rPr>
          <w:lang w:val="en-GB"/>
        </w:rPr>
        <w:t xml:space="preserve"> </w:t>
      </w:r>
      <w:r w:rsidRPr="3505FF2E" w:rsidR="002E3B2D">
        <w:rPr>
          <w:lang w:val="en-GB"/>
        </w:rPr>
        <w:t xml:space="preserve">Additionally, </w:t>
      </w:r>
      <w:del w:author="Napierala, Hendrik" w:date="2023-08-16T09:32:55.576Z" w:id="1621646149">
        <w:r w:rsidRPr="3505FF2E" w:rsidDel="002E3B2D">
          <w:rPr>
            <w:lang w:val="en-GB"/>
          </w:rPr>
          <w:delText xml:space="preserve">we also include </w:delText>
        </w:r>
      </w:del>
      <w:r w:rsidRPr="3505FF2E" w:rsidR="002E3B2D">
        <w:rPr>
          <w:lang w:val="en-GB"/>
        </w:rPr>
        <w:t>patients and citizens</w:t>
      </w:r>
      <w:ins w:author="Napierala, Hendrik" w:date="2023-08-16T09:32:59.985Z" w:id="224681610">
        <w:r w:rsidRPr="3505FF2E" w:rsidR="12F1DE80">
          <w:rPr>
            <w:lang w:val="en-GB"/>
          </w:rPr>
          <w:t xml:space="preserve"> are integ</w:t>
        </w:r>
      </w:ins>
      <w:ins w:author="Napierala, Hendrik" w:date="2023-08-16T09:33:07.094Z" w:id="1387452170">
        <w:r w:rsidRPr="3505FF2E" w:rsidR="12F1DE80">
          <w:rPr>
            <w:lang w:val="en-GB"/>
          </w:rPr>
          <w:t>ral part of the whole project</w:t>
        </w:r>
      </w:ins>
      <w:r w:rsidRPr="3505FF2E" w:rsidR="002E3B2D">
        <w:rPr>
          <w:lang w:val="en-GB"/>
        </w:rPr>
        <w:t xml:space="preserve"> </w:t>
      </w:r>
      <w:del w:author="Napierala, Hendrik" w:date="2023-08-16T09:33:11.188Z" w:id="110329887">
        <w:r w:rsidRPr="3505FF2E" w:rsidDel="002E3B2D">
          <w:rPr>
            <w:lang w:val="en-GB"/>
          </w:rPr>
          <w:delText>into the research process</w:delText>
        </w:r>
      </w:del>
      <w:r w:rsidRPr="3505FF2E" w:rsidR="002E3B2D">
        <w:rPr>
          <w:lang w:val="en-GB"/>
        </w:rPr>
        <w:t xml:space="preserve"> thus widening the inter-disciplinary approach to a trans-disciplinary approach. To achieve this inter- and transdisciplinary collaboration</w:t>
      </w:r>
      <w:r w:rsidRPr="3505FF2E" w:rsidR="000C1CEC">
        <w:rPr>
          <w:lang w:val="en-GB"/>
        </w:rPr>
        <w:t>,</w:t>
      </w:r>
      <w:r w:rsidRPr="3505FF2E" w:rsidR="002E3B2D">
        <w:rPr>
          <w:lang w:val="en-GB"/>
        </w:rPr>
        <w:t xml:space="preserve"> SP-EU can build up</w:t>
      </w:r>
      <w:r w:rsidRPr="3505FF2E" w:rsidR="002E3B2D">
        <w:rPr>
          <w:lang w:val="en-GB"/>
        </w:rPr>
        <w:t xml:space="preserve">on </w:t>
      </w:r>
      <w:r w:rsidRPr="3505FF2E" w:rsidR="007E4CDD">
        <w:rPr>
          <w:lang w:val="en-GB"/>
        </w:rPr>
        <w:t>establis</w:t>
      </w:r>
      <w:r w:rsidRPr="3505FF2E" w:rsidR="007E4CDD">
        <w:rPr>
          <w:lang w:val="en-GB"/>
        </w:rPr>
        <w:t>hed</w:t>
      </w:r>
      <w:r w:rsidRPr="3505FF2E" w:rsidR="007E4CDD">
        <w:rPr>
          <w:lang w:val="en-GB"/>
        </w:rPr>
        <w:t xml:space="preserve"> </w:t>
      </w:r>
      <w:r w:rsidRPr="3505FF2E" w:rsidR="002E3B2D">
        <w:rPr>
          <w:lang w:val="en-GB"/>
        </w:rPr>
        <w:t>local, national</w:t>
      </w:r>
      <w:r w:rsidRPr="3505FF2E" w:rsidR="007E4CDD">
        <w:rPr>
          <w:lang w:val="en-GB"/>
        </w:rPr>
        <w:t>,</w:t>
      </w:r>
      <w:r w:rsidRPr="3505FF2E" w:rsidR="002E3B2D">
        <w:rPr>
          <w:lang w:val="en-GB"/>
        </w:rPr>
        <w:t xml:space="preserve"> and international networks bringing these scientists and citizens together.</w:t>
      </w:r>
    </w:p>
    <w:p w:rsidRPr="005F1D76" w:rsidR="002E3B2D" w:rsidP="002E3B2D" w:rsidRDefault="00363024" w14:paraId="1C73DFD6" w14:textId="2F62F845">
      <w:pPr>
        <w:rPr>
          <w:lang w:val="en-GB"/>
        </w:rPr>
      </w:pPr>
      <w:r w:rsidRPr="005F1D76">
        <w:rPr>
          <w:b/>
          <w:color w:val="0070C0"/>
          <w:u w:val="single"/>
          <w:lang w:val="en-GB"/>
        </w:rPr>
        <w:t xml:space="preserve">Integration of social sciences and </w:t>
      </w:r>
      <w:r w:rsidRPr="005F1D76" w:rsidR="005F1D76">
        <w:rPr>
          <w:b/>
          <w:color w:val="0070C0"/>
          <w:u w:val="single"/>
          <w:lang w:val="en-GB"/>
        </w:rPr>
        <w:t>humanities</w:t>
      </w:r>
      <w:r w:rsidRPr="005F1D76" w:rsidR="005F1D76">
        <w:rPr>
          <w:lang w:val="en-GB"/>
        </w:rPr>
        <w:t>: Social</w:t>
      </w:r>
      <w:r w:rsidRPr="005F1D76" w:rsidR="002E3B2D">
        <w:rPr>
          <w:lang w:val="en-GB"/>
        </w:rPr>
        <w:t xml:space="preserve"> sciences and humanities (SSH) are an </w:t>
      </w:r>
      <w:r w:rsidRPr="005F1D76" w:rsidR="0067200D">
        <w:rPr>
          <w:lang w:val="en-GB"/>
        </w:rPr>
        <w:t>integral</w:t>
      </w:r>
      <w:r w:rsidRPr="005F1D76" w:rsidR="002E3B2D">
        <w:rPr>
          <w:lang w:val="en-GB"/>
        </w:rPr>
        <w:t xml:space="preserve"> part of SP-EU. The Co-creation process is led by researchers from SSH. The RCT is complemented by a process evaluation led by SSH. </w:t>
      </w:r>
      <w:r w:rsidRPr="005F1D76" w:rsidR="005F1D76">
        <w:rPr>
          <w:lang w:val="en-GB"/>
        </w:rPr>
        <w:t>Finally</w:t>
      </w:r>
      <w:r w:rsidRPr="005F1D76" w:rsidR="002E3B2D">
        <w:rPr>
          <w:lang w:val="en-GB"/>
        </w:rPr>
        <w:t>, the qualitative comparative part is led and undertaken by scientists from SSH.</w:t>
      </w:r>
    </w:p>
    <w:p w:rsidRPr="005F1D76" w:rsidR="002E3B2D" w:rsidP="002E3B2D" w:rsidRDefault="001947E2" w14:paraId="7A0A41BC" w14:textId="042546CF">
      <w:pPr>
        <w:rPr>
          <w:lang w:val="en-GB"/>
        </w:rPr>
      </w:pPr>
      <w:r w:rsidRPr="005F1D76">
        <w:rPr>
          <w:b/>
          <w:color w:val="0070C0"/>
          <w:u w:val="single"/>
          <w:lang w:val="en-GB"/>
        </w:rPr>
        <w:t>Gender Dimension</w:t>
      </w:r>
      <w:r w:rsidRPr="005F1D76" w:rsidR="000C1CEC">
        <w:rPr>
          <w:lang w:val="en-GB"/>
        </w:rPr>
        <w:t xml:space="preserve">: </w:t>
      </w:r>
      <w:r w:rsidRPr="005F1D76" w:rsidR="003A4ADE">
        <w:rPr>
          <w:lang w:val="en-GB"/>
        </w:rPr>
        <w:t>Sex</w:t>
      </w:r>
      <w:r w:rsidRPr="005F1D76" w:rsidR="002E3B2D">
        <w:rPr>
          <w:lang w:val="en-GB"/>
        </w:rPr>
        <w:t xml:space="preserve">, gender and </w:t>
      </w:r>
      <w:r w:rsidRPr="005F1D76" w:rsidR="0067200D">
        <w:rPr>
          <w:lang w:val="en-GB"/>
        </w:rPr>
        <w:t xml:space="preserve">an </w:t>
      </w:r>
      <w:r w:rsidRPr="005F1D76" w:rsidR="002E3B2D">
        <w:rPr>
          <w:lang w:val="en-GB"/>
        </w:rPr>
        <w:t xml:space="preserve">intersectional analysis are </w:t>
      </w:r>
      <w:r w:rsidRPr="005F1D76" w:rsidR="00E4717F">
        <w:rPr>
          <w:lang w:val="en-GB"/>
        </w:rPr>
        <w:t>integrated</w:t>
      </w:r>
      <w:r w:rsidRPr="005F1D76" w:rsidR="002E3B2D">
        <w:rPr>
          <w:lang w:val="en-GB"/>
        </w:rPr>
        <w:t xml:space="preserve"> </w:t>
      </w:r>
      <w:r w:rsidRPr="005F1D76" w:rsidR="003A4ADE">
        <w:rPr>
          <w:lang w:val="en-GB"/>
        </w:rPr>
        <w:t>in SP-EU</w:t>
      </w:r>
      <w:r w:rsidRPr="005F1D76" w:rsidR="00551687">
        <w:rPr>
          <w:lang w:val="en-GB"/>
        </w:rPr>
        <w:t xml:space="preserve">. In the co-creation part, it is a core aspect to include citizens of all sex and genders and especially to include persons experiencing intersectionality. In the RCT part, we are going to assess variables such as gender, sexual orientation, migration background and socio-economic status, to assess the influence of sex, gender and intersectionality on the results of the trial. These </w:t>
      </w:r>
      <w:r w:rsidRPr="005F1D76" w:rsidR="0067200D">
        <w:rPr>
          <w:lang w:val="en-GB"/>
        </w:rPr>
        <w:t xml:space="preserve">analyses </w:t>
      </w:r>
      <w:r w:rsidRPr="005F1D76" w:rsidR="00551687">
        <w:rPr>
          <w:lang w:val="en-GB"/>
        </w:rPr>
        <w:t>will be done as sensitivity and subgroup analyses. In the qualitative comparative part, we are going to balance the gender distribution of the stakeholder sample interviewed and ask specifically for sex, gender and intersectionality aspects regarding barriers and resources in implementing social prescribing.</w:t>
      </w:r>
    </w:p>
    <w:p w:rsidRPr="005F1D76" w:rsidR="00551687" w:rsidP="00551687" w:rsidRDefault="00363024" w14:paraId="6D96918E" w14:textId="6D354A5B">
      <w:pPr>
        <w:rPr>
          <w:lang w:val="en-GB"/>
        </w:rPr>
      </w:pPr>
      <w:r w:rsidRPr="005F1D76">
        <w:rPr>
          <w:b/>
          <w:color w:val="0070C0"/>
          <w:u w:val="single"/>
          <w:lang w:val="en-GB"/>
        </w:rPr>
        <w:t>Implementation of open science practices</w:t>
      </w:r>
      <w:r w:rsidRPr="005F1D76" w:rsidR="000C1CEC">
        <w:rPr>
          <w:lang w:val="en-GB"/>
        </w:rPr>
        <w:t xml:space="preserve">: </w:t>
      </w:r>
      <w:r w:rsidRPr="005F1D76" w:rsidR="00551687">
        <w:rPr>
          <w:lang w:val="en-GB"/>
        </w:rPr>
        <w:t xml:space="preserve">As </w:t>
      </w:r>
      <w:r w:rsidRPr="005F1D76" w:rsidR="000C1CEC">
        <w:rPr>
          <w:lang w:val="en-GB"/>
        </w:rPr>
        <w:t>researchers,</w:t>
      </w:r>
      <w:r w:rsidRPr="005F1D76" w:rsidR="00551687">
        <w:rPr>
          <w:lang w:val="en-GB"/>
        </w:rPr>
        <w:t xml:space="preserve"> we have the responsibility to adopt processes that increase the likelihood that research is trustworthy, useful for scientists and society, and ethic</w:t>
      </w:r>
      <w:r w:rsidR="00CD0E4E">
        <w:rPr>
          <w:lang w:val="en-GB"/>
        </w:rPr>
        <w:t>al for humans. We will</w:t>
      </w:r>
      <w:r w:rsidRPr="005F1D76" w:rsidR="00551687">
        <w:rPr>
          <w:lang w:val="en-GB"/>
        </w:rPr>
        <w:t xml:space="preserve"> employ a wide array of open science practices to ensure that these goals are met. While there is little reason to suggest publication bias in the field of Social Prescribing, reproducibility of and trustworthiness in the results have been suffering from missing open science practices, on which we will improve in SP-EU.</w:t>
      </w:r>
      <w:r w:rsidRPr="005F1D76" w:rsidR="0067200D">
        <w:rPr>
          <w:lang w:val="en-GB"/>
        </w:rPr>
        <w:t xml:space="preserve"> </w:t>
      </w:r>
      <w:r w:rsidRPr="005F1D76" w:rsidR="000C1CEC">
        <w:rPr>
          <w:lang w:val="en-GB"/>
        </w:rPr>
        <w:t>The</w:t>
      </w:r>
      <w:r w:rsidRPr="005F1D76" w:rsidR="0067200D">
        <w:rPr>
          <w:lang w:val="en-GB"/>
        </w:rPr>
        <w:t xml:space="preserve"> consortium </w:t>
      </w:r>
      <w:r w:rsidRPr="005F1D76" w:rsidR="000C1CEC">
        <w:rPr>
          <w:lang w:val="en-GB"/>
        </w:rPr>
        <w:t>is</w:t>
      </w:r>
      <w:r w:rsidRPr="005F1D76" w:rsidR="0067200D">
        <w:rPr>
          <w:lang w:val="en-GB"/>
        </w:rPr>
        <w:t xml:space="preserve"> already actively </w:t>
      </w:r>
      <w:r w:rsidRPr="005F1D76" w:rsidR="000C1CEC">
        <w:rPr>
          <w:lang w:val="en-GB"/>
        </w:rPr>
        <w:t xml:space="preserve">involved in </w:t>
      </w:r>
      <w:r w:rsidRPr="005F1D76" w:rsidR="0067200D">
        <w:rPr>
          <w:lang w:val="en-GB"/>
        </w:rPr>
        <w:t>shaping open science practices, e.g., through research governance activities (</w:t>
      </w:r>
      <w:r w:rsidRPr="005F1D76" w:rsidR="005F1D76">
        <w:rPr>
          <w:lang w:val="en-GB"/>
        </w:rPr>
        <w:t>Meta</w:t>
      </w:r>
      <w:r w:rsidRPr="005F1D76" w:rsidR="0067200D">
        <w:rPr>
          <w:lang w:val="en-GB"/>
        </w:rPr>
        <w:t xml:space="preserve"> research).</w:t>
      </w:r>
    </w:p>
    <w:p w:rsidRPr="005F1D76" w:rsidR="00E605FD" w:rsidP="3505FF2E" w:rsidRDefault="00E605FD" w14:paraId="0E46BBBF" w14:textId="3EE1F1DC">
      <w:pPr>
        <w:rPr>
          <w:lang w:val="en-GB"/>
        </w:rPr>
      </w:pPr>
      <w:r w:rsidRPr="3505FF2E" w:rsidR="00E605FD">
        <w:rPr>
          <w:b w:val="1"/>
          <w:bCs w:val="1"/>
          <w:u w:val="single"/>
          <w:lang w:val="en-GB"/>
        </w:rPr>
        <w:t>Early and open sharing of research</w:t>
      </w:r>
      <w:r w:rsidRPr="3505FF2E" w:rsidR="00E605FD">
        <w:rPr>
          <w:b w:val="1"/>
          <w:bCs w:val="1"/>
          <w:lang w:val="en-GB"/>
        </w:rPr>
        <w:t xml:space="preserve">: </w:t>
      </w:r>
      <w:r w:rsidRPr="3505FF2E" w:rsidR="00551687">
        <w:rPr>
          <w:lang w:val="en-GB"/>
        </w:rPr>
        <w:t xml:space="preserve">We will actively work towards a culture of early and open sharing of our research. To achieve this </w:t>
      </w:r>
      <w:ins w:author="Napierala, Hendrik" w:date="2023-08-16T09:33:53.44Z" w:id="641430717">
        <w:r w:rsidRPr="3505FF2E" w:rsidR="58E4B36F">
          <w:rPr>
            <w:lang w:val="en-GB"/>
          </w:rPr>
          <w:t>goal,</w:t>
        </w:r>
      </w:ins>
      <w:r w:rsidRPr="3505FF2E" w:rsidR="00551687">
        <w:rPr>
          <w:lang w:val="en-GB"/>
        </w:rPr>
        <w:t xml:space="preserve"> we will prospectively register all parts of SP-EU</w:t>
      </w:r>
      <w:r w:rsidRPr="3505FF2E" w:rsidR="0067200D">
        <w:rPr>
          <w:lang w:val="en-GB"/>
        </w:rPr>
        <w:t>.</w:t>
      </w:r>
      <w:r w:rsidRPr="3505FF2E" w:rsidR="00551687">
        <w:rPr>
          <w:lang w:val="en-GB"/>
        </w:rPr>
        <w:t xml:space="preserve"> We will publish protocols for all sub-trials, as well a Statistical Analysis Plan (SAP) for the sub-trials and meta-analysis.</w:t>
      </w:r>
      <w:r w:rsidRPr="3505FF2E" w:rsidR="0067200D">
        <w:rPr>
          <w:lang w:val="en-GB"/>
        </w:rPr>
        <w:t xml:space="preserve"> </w:t>
      </w:r>
      <w:r w:rsidRPr="3505FF2E" w:rsidR="00551687">
        <w:rPr>
          <w:lang w:val="en-GB"/>
        </w:rPr>
        <w:t xml:space="preserve">All results will be published as pre-prints to ensure </w:t>
      </w:r>
      <w:r w:rsidRPr="3505FF2E" w:rsidR="00551687">
        <w:rPr>
          <w:lang w:val="en-GB"/>
        </w:rPr>
        <w:t>timely</w:t>
      </w:r>
      <w:r w:rsidRPr="3505FF2E" w:rsidR="00551687">
        <w:rPr>
          <w:lang w:val="en-GB"/>
        </w:rPr>
        <w:t xml:space="preserve"> access to the results.</w:t>
      </w:r>
      <w:r w:rsidRPr="3505FF2E" w:rsidR="003955E2">
        <w:rPr>
          <w:lang w:val="en-GB"/>
        </w:rPr>
        <w:t xml:space="preserve"> All data sets will be made available to the community before SP-EU ends. </w:t>
      </w:r>
    </w:p>
    <w:p w:rsidRPr="005F1D76" w:rsidR="00E605FD" w:rsidP="00E605FD" w:rsidRDefault="00E605FD" w14:paraId="1BA4ECE2" w14:textId="205C8206">
      <w:pPr>
        <w:rPr>
          <w:szCs w:val="22"/>
          <w:lang w:val="en-GB"/>
        </w:rPr>
      </w:pPr>
      <w:r w:rsidRPr="005F1D76">
        <w:rPr>
          <w:b/>
          <w:szCs w:val="22"/>
          <w:u w:val="single"/>
          <w:lang w:val="en-GB"/>
        </w:rPr>
        <w:t>Systematic research output management</w:t>
      </w:r>
      <w:r w:rsidRPr="005F1D76">
        <w:rPr>
          <w:b/>
          <w:szCs w:val="22"/>
          <w:lang w:val="en-GB"/>
        </w:rPr>
        <w:t xml:space="preserve">: </w:t>
      </w:r>
      <w:r w:rsidRPr="005F1D76" w:rsidR="00D048B6">
        <w:rPr>
          <w:lang w:val="en-GB"/>
        </w:rPr>
        <w:t>To ensure easier access to valuable research resources and ensure the longevity of our scientific findings we will develop and implement strategies that facilitate the organization, documentation, and dissemination of research outputs, including data, software, and workflows. The software developed in the project will be published under open-source software licensing</w:t>
      </w:r>
      <w:r w:rsidRPr="005F1D76" w:rsidR="0067200D">
        <w:rPr>
          <w:lang w:val="en-GB"/>
        </w:rPr>
        <w:t>.</w:t>
      </w:r>
      <w:r w:rsidRPr="005F1D76" w:rsidR="00D048B6">
        <w:rPr>
          <w:lang w:val="en-GB"/>
        </w:rPr>
        <w:t xml:space="preserve"> </w:t>
      </w:r>
      <w:r w:rsidRPr="005F1D76" w:rsidR="0067200D">
        <w:rPr>
          <w:lang w:val="en-GB"/>
        </w:rPr>
        <w:t xml:space="preserve">This </w:t>
      </w:r>
      <w:r w:rsidRPr="005F1D76" w:rsidR="00D048B6">
        <w:rPr>
          <w:lang w:val="en-GB"/>
        </w:rPr>
        <w:t>includes administration and support</w:t>
      </w:r>
      <w:r w:rsidRPr="005F1D76" w:rsidR="0067200D">
        <w:rPr>
          <w:lang w:val="en-GB"/>
        </w:rPr>
        <w:t xml:space="preserve"> to ensure the sustainability of the software</w:t>
      </w:r>
      <w:r w:rsidRPr="005F1D76" w:rsidR="00D048B6">
        <w:rPr>
          <w:lang w:val="en-GB"/>
        </w:rPr>
        <w:t>.</w:t>
      </w:r>
    </w:p>
    <w:p w:rsidRPr="005F1D76" w:rsidR="00E605FD" w:rsidP="00E605FD" w:rsidRDefault="00E605FD" w14:paraId="26814141" w14:textId="1DAC29EB">
      <w:pPr>
        <w:rPr>
          <w:highlight w:val="yellow"/>
          <w:lang w:val="en-GB"/>
        </w:rPr>
      </w:pPr>
      <w:r w:rsidRPr="3505FF2E" w:rsidR="00E605FD">
        <w:rPr>
          <w:b w:val="1"/>
          <w:bCs w:val="1"/>
          <w:u w:val="single"/>
          <w:lang w:val="en-GB"/>
        </w:rPr>
        <w:t>Measures to ensure reproducibility of research outputs</w:t>
      </w:r>
      <w:r w:rsidRPr="3505FF2E" w:rsidR="00E605FD">
        <w:rPr>
          <w:b w:val="1"/>
          <w:bCs w:val="1"/>
          <w:lang w:val="en-GB"/>
        </w:rPr>
        <w:t xml:space="preserve">: </w:t>
      </w:r>
      <w:r w:rsidRPr="3505FF2E" w:rsidR="00551687">
        <w:rPr>
          <w:lang w:val="en-GB"/>
        </w:rPr>
        <w:t xml:space="preserve">The project will be supported by innovative and comprehensive institutional initiatives to improve open science practices. This includes training of all researchers involved in the project through local, national, and international workshops. We will also integrate a “spoke and hub” </w:t>
      </w:r>
      <w:r w:rsidRPr="3505FF2E" w:rsidR="00551687">
        <w:rPr>
          <w:lang w:val="en-GB"/>
        </w:rPr>
        <w:t xml:space="preserve">model with the goal of strengthening the rigor, reproducibility, and transparency in biomedical research beyond the project. In the model, </w:t>
      </w:r>
      <w:r w:rsidRPr="3505FF2E" w:rsidR="0067200D">
        <w:rPr>
          <w:lang w:val="en-GB"/>
        </w:rPr>
        <w:t xml:space="preserve">we will </w:t>
      </w:r>
      <w:r w:rsidRPr="3505FF2E" w:rsidR="0067200D">
        <w:rPr>
          <w:lang w:val="en-GB"/>
        </w:rPr>
        <w:t>designate</w:t>
      </w:r>
      <w:r w:rsidRPr="3505FF2E" w:rsidR="0067200D">
        <w:rPr>
          <w:lang w:val="en-GB"/>
        </w:rPr>
        <w:t xml:space="preserve"> an </w:t>
      </w:r>
      <w:ins w:author="Napierala, Hendrik" w:date="2023-08-16T09:35:22.646Z" w:id="475320200">
        <w:r w:rsidRPr="3505FF2E" w:rsidR="01F8E490">
          <w:rPr>
            <w:lang w:val="en-GB"/>
          </w:rPr>
          <w:t>“</w:t>
        </w:r>
      </w:ins>
      <w:r w:rsidRPr="3505FF2E" w:rsidR="0067200D">
        <w:rPr>
          <w:lang w:val="en-GB"/>
        </w:rPr>
        <w:t>open science ambassador</w:t>
      </w:r>
      <w:ins w:author="Napierala, Hendrik" w:date="2023-08-16T09:35:24.301Z" w:id="1333487369">
        <w:r w:rsidRPr="3505FF2E" w:rsidR="11D5D8BF">
          <w:rPr>
            <w:lang w:val="en-GB"/>
          </w:rPr>
          <w:t>”</w:t>
        </w:r>
      </w:ins>
      <w:r w:rsidRPr="3505FF2E" w:rsidR="0067200D">
        <w:rPr>
          <w:lang w:val="en-GB"/>
        </w:rPr>
        <w:t xml:space="preserve"> who is specifically</w:t>
      </w:r>
      <w:r w:rsidRPr="3505FF2E" w:rsidR="00551687">
        <w:rPr>
          <w:lang w:val="en-GB"/>
        </w:rPr>
        <w:t xml:space="preserve"> trained to </w:t>
      </w:r>
      <w:r w:rsidRPr="3505FF2E" w:rsidR="000C1CEC">
        <w:rPr>
          <w:lang w:val="en-GB"/>
        </w:rPr>
        <w:t>provide</w:t>
      </w:r>
      <w:r w:rsidRPr="3505FF2E" w:rsidR="000C1CEC">
        <w:rPr>
          <w:lang w:val="en-GB"/>
        </w:rPr>
        <w:t xml:space="preserve"> </w:t>
      </w:r>
      <w:r w:rsidRPr="3505FF2E" w:rsidR="00551687">
        <w:rPr>
          <w:lang w:val="en-GB"/>
        </w:rPr>
        <w:t xml:space="preserve">resources to the rest of the research team to improve their </w:t>
      </w:r>
      <w:r w:rsidRPr="3505FF2E" w:rsidR="000C1CEC">
        <w:rPr>
          <w:lang w:val="en-GB"/>
        </w:rPr>
        <w:t xml:space="preserve">knowledge, research </w:t>
      </w:r>
      <w:r w:rsidRPr="3505FF2E" w:rsidR="00551687">
        <w:rPr>
          <w:lang w:val="en-GB"/>
        </w:rPr>
        <w:t>methodologies, documentation, and data sharing</w:t>
      </w:r>
      <w:r w:rsidRPr="3505FF2E" w:rsidR="000C1CEC">
        <w:rPr>
          <w:lang w:val="en-GB"/>
        </w:rPr>
        <w:t xml:space="preserve"> practices</w:t>
      </w:r>
      <w:r w:rsidRPr="3505FF2E" w:rsidR="00551687">
        <w:rPr>
          <w:lang w:val="en-GB"/>
        </w:rPr>
        <w:t>.</w:t>
      </w:r>
    </w:p>
    <w:p w:rsidRPr="005F1D76" w:rsidR="00E605FD" w:rsidP="3505FF2E" w:rsidRDefault="00E605FD" w14:paraId="542E7242" w14:textId="0E395317">
      <w:pPr>
        <w:spacing w:before="0"/>
        <w:rPr>
          <w:lang w:val="en-GB"/>
        </w:rPr>
      </w:pPr>
      <w:r w:rsidRPr="3505FF2E" w:rsidR="00E605FD">
        <w:rPr>
          <w:b w:val="1"/>
          <w:bCs w:val="1"/>
          <w:u w:val="single"/>
          <w:lang w:val="en-GB"/>
        </w:rPr>
        <w:t>Open acce</w:t>
      </w:r>
      <w:r w:rsidRPr="3505FF2E" w:rsidR="00611D2D">
        <w:rPr>
          <w:b w:val="1"/>
          <w:bCs w:val="1"/>
          <w:u w:val="single"/>
          <w:lang w:val="en-GB"/>
        </w:rPr>
        <w:t>ss</w:t>
      </w:r>
      <w:r w:rsidRPr="3505FF2E" w:rsidR="00611D2D">
        <w:rPr>
          <w:b w:val="1"/>
          <w:bCs w:val="1"/>
          <w:u w:val="single"/>
          <w:lang w:val="en-GB"/>
        </w:rPr>
        <w:t xml:space="preserve"> to research outputs</w:t>
      </w:r>
      <w:bookmarkStart w:name="_GoBack" w:id="6"/>
      <w:bookmarkEnd w:id="6"/>
      <w:r w:rsidRPr="3505FF2E" w:rsidR="00E605FD">
        <w:rPr>
          <w:b w:val="1"/>
          <w:bCs w:val="1"/>
          <w:lang w:val="en-GB"/>
        </w:rPr>
        <w:t xml:space="preserve">: </w:t>
      </w:r>
      <w:r w:rsidRPr="3505FF2E" w:rsidR="00D048B6">
        <w:rPr>
          <w:lang w:val="en-GB"/>
        </w:rPr>
        <w:t xml:space="preserve">We will make </w:t>
      </w:r>
      <w:ins w:author="Napierala, Hendrik" w:date="2023-08-16T09:34:25.802Z" w:id="519094533">
        <w:r w:rsidRPr="3505FF2E" w:rsidR="7BCCFCC6">
          <w:rPr>
            <w:lang w:val="en-GB"/>
          </w:rPr>
          <w:t>all</w:t>
        </w:r>
      </w:ins>
      <w:r w:rsidRPr="3505FF2E" w:rsidR="00D048B6">
        <w:rPr>
          <w:lang w:val="en-GB"/>
        </w:rPr>
        <w:t xml:space="preserve"> our research output accessible through immediate </w:t>
      </w:r>
      <w:r w:rsidRPr="3505FF2E" w:rsidR="00D048B6">
        <w:rPr>
          <w:lang w:val="en-GB"/>
        </w:rPr>
        <w:t>open access</w:t>
      </w:r>
      <w:r w:rsidRPr="3505FF2E" w:rsidR="00D048B6">
        <w:rPr>
          <w:lang w:val="en-GB"/>
        </w:rPr>
        <w:t xml:space="preserve"> via a trusted repository under CC</w:t>
      </w:r>
      <w:r w:rsidRPr="3505FF2E" w:rsidR="003955E2">
        <w:rPr>
          <w:lang w:val="en-GB"/>
        </w:rPr>
        <w:t>0</w:t>
      </w:r>
      <w:r w:rsidRPr="3505FF2E" w:rsidR="00D048B6">
        <w:rPr>
          <w:lang w:val="en-GB"/>
        </w:rPr>
        <w:t xml:space="preserve">. All information needed to </w:t>
      </w:r>
      <w:r w:rsidRPr="3505FF2E" w:rsidR="00D048B6">
        <w:rPr>
          <w:lang w:val="en-GB"/>
        </w:rPr>
        <w:t>validate</w:t>
      </w:r>
      <w:r w:rsidRPr="3505FF2E" w:rsidR="00D048B6">
        <w:rPr>
          <w:lang w:val="en-GB"/>
        </w:rPr>
        <w:t xml:space="preserve"> or re-use the data will be </w:t>
      </w:r>
      <w:r w:rsidRPr="3505FF2E" w:rsidR="00D048B6">
        <w:rPr>
          <w:lang w:val="en-GB"/>
        </w:rPr>
        <w:t>provided</w:t>
      </w:r>
      <w:r w:rsidRPr="3505FF2E" w:rsidR="00D048B6">
        <w:rPr>
          <w:lang w:val="en-GB"/>
        </w:rPr>
        <w:t xml:space="preserve"> as early as possible in the research process.</w:t>
      </w:r>
    </w:p>
    <w:p w:rsidRPr="005F1D76" w:rsidR="00D048B6" w:rsidP="00E605FD" w:rsidRDefault="00E605FD" w14:paraId="4F42A28D" w14:textId="77777777">
      <w:pPr>
        <w:spacing w:after="0"/>
        <w:rPr>
          <w:rStyle w:val="eop"/>
          <w:rFonts w:ascii="Calibri" w:hAnsi="Calibri" w:cs="Calibri"/>
          <w:color w:val="000000"/>
          <w:szCs w:val="22"/>
          <w:shd w:val="clear" w:color="auto" w:fill="FFFFFF"/>
          <w:lang w:val="en-GB"/>
        </w:rPr>
      </w:pPr>
      <w:r w:rsidRPr="005F1D76">
        <w:rPr>
          <w:b/>
          <w:szCs w:val="22"/>
          <w:u w:val="single"/>
          <w:lang w:val="en-GB"/>
        </w:rPr>
        <w:t>Early sharing of methods and participation in open peer-review</w:t>
      </w:r>
      <w:r w:rsidRPr="005F1D76">
        <w:rPr>
          <w:b/>
          <w:szCs w:val="22"/>
          <w:lang w:val="en-GB"/>
        </w:rPr>
        <w:t xml:space="preserve">: </w:t>
      </w:r>
      <w:r w:rsidRPr="005F1D76" w:rsidR="00D048B6">
        <w:rPr>
          <w:lang w:val="en-GB"/>
        </w:rPr>
        <w:t>We will actively participate in open peer-review processes to foster transparency and accountability in the evaluation of research. In addition to favouring publication in journals with open identity and public reviews we will focus our attention on open participation where we will invite all relevant knowledge actors in the review process.</w:t>
      </w:r>
      <w:r w:rsidRPr="005F1D76" w:rsidR="00D048B6">
        <w:rPr>
          <w:rStyle w:val="eop"/>
          <w:rFonts w:ascii="Calibri" w:hAnsi="Calibri" w:cs="Calibri"/>
          <w:color w:val="000000"/>
          <w:szCs w:val="22"/>
          <w:shd w:val="clear" w:color="auto" w:fill="FFFFFF"/>
          <w:lang w:val="en-GB"/>
        </w:rPr>
        <w:t> </w:t>
      </w:r>
    </w:p>
    <w:p w:rsidRPr="005F1D76" w:rsidR="003955E2" w:rsidP="00D048B6" w:rsidRDefault="00E605FD" w14:paraId="01D85D43" w14:textId="04E5E8A9">
      <w:pPr>
        <w:spacing w:after="0"/>
        <w:rPr>
          <w:lang w:val="en-GB"/>
        </w:rPr>
      </w:pPr>
      <w:r w:rsidRPr="005F1D76">
        <w:rPr>
          <w:b/>
          <w:u w:val="single"/>
          <w:lang w:val="en-GB"/>
        </w:rPr>
        <w:t>Involving all relevant knowledge actors including citizens, civil society and end users in the co-creation of R&amp;I agendas and contents (such as citizen science)</w:t>
      </w:r>
      <w:r w:rsidRPr="005F1D76" w:rsidR="003673CB">
        <w:rPr>
          <w:b/>
          <w:lang w:val="en-GB"/>
        </w:rPr>
        <w:t xml:space="preserve">: </w:t>
      </w:r>
      <w:r w:rsidRPr="005F1D76" w:rsidR="00D048B6">
        <w:rPr>
          <w:lang w:val="en-GB"/>
        </w:rPr>
        <w:t xml:space="preserve">cf. Co-Creation, additionally: The project will also contribute to this goal through the integration and cooperation of many relevant stakeholders and the translation of the initiatives into the broader community. We will produce tailored information for all relevant actors. This includes adaptation to the vulnerable groups under consideration, as well as translation to all languages that are represented in the multinational </w:t>
      </w:r>
      <w:r w:rsidRPr="005F1D76" w:rsidR="000C1CEC">
        <w:rPr>
          <w:lang w:val="en-GB"/>
        </w:rPr>
        <w:t>consortium</w:t>
      </w:r>
      <w:r w:rsidRPr="005F1D76" w:rsidR="00D048B6">
        <w:rPr>
          <w:lang w:val="en-GB"/>
        </w:rPr>
        <w:t>.</w:t>
      </w:r>
      <w:r w:rsidR="00CD0E4E">
        <w:rPr>
          <w:lang w:val="en-GB"/>
        </w:rPr>
        <w:t xml:space="preserve"> </w:t>
      </w:r>
      <w:r w:rsidRPr="005F1D76" w:rsidR="003955E2">
        <w:rPr>
          <w:lang w:val="en-GB"/>
        </w:rPr>
        <w:t xml:space="preserve">There are no </w:t>
      </w:r>
      <w:r w:rsidRPr="005F1D76" w:rsidR="005F1D76">
        <w:rPr>
          <w:lang w:val="en-GB"/>
        </w:rPr>
        <w:t>legitimate</w:t>
      </w:r>
      <w:r w:rsidRPr="005F1D76" w:rsidR="003955E2">
        <w:rPr>
          <w:lang w:val="en-GB"/>
        </w:rPr>
        <w:t xml:space="preserve"> interests of the consortium (e.g., commercialization) that hinder sharing of research data, except for data safety reasons (</w:t>
      </w:r>
      <w:r w:rsidRPr="005F1D76" w:rsidR="005F1D76">
        <w:rPr>
          <w:lang w:val="en-GB"/>
        </w:rPr>
        <w:t>e.g.</w:t>
      </w:r>
      <w:r w:rsidRPr="005F1D76" w:rsidR="003955E2">
        <w:rPr>
          <w:lang w:val="en-GB"/>
        </w:rPr>
        <w:t xml:space="preserve">, sharing of pseudonymized data only). </w:t>
      </w:r>
    </w:p>
    <w:p w:rsidRPr="005F1D76" w:rsidR="00391FD4" w:rsidP="0098387C" w:rsidRDefault="00363024" w14:paraId="01A91E55" w14:textId="72BE254F">
      <w:pPr>
        <w:rPr>
          <w:b/>
          <w:color w:val="0070C0"/>
          <w:u w:val="single"/>
          <w:lang w:val="en-GB"/>
        </w:rPr>
      </w:pPr>
      <w:r w:rsidRPr="005F1D76">
        <w:rPr>
          <w:b/>
          <w:color w:val="0070C0"/>
          <w:u w:val="single"/>
          <w:lang w:val="en-GB"/>
        </w:rPr>
        <w:t>Research data management and management of other research outputs</w:t>
      </w:r>
    </w:p>
    <w:p w:rsidRPr="005F1D76" w:rsidR="003673CB" w:rsidP="003673CB" w:rsidRDefault="00CD0E4E" w14:paraId="2B55EF5E" w14:textId="123C4F5C">
      <w:pPr>
        <w:rPr>
          <w:lang w:val="en-GB"/>
        </w:rPr>
      </w:pPr>
      <w:r>
        <w:rPr>
          <w:lang w:val="en-GB"/>
        </w:rPr>
        <w:t xml:space="preserve">We will </w:t>
      </w:r>
      <w:r w:rsidRPr="005F1D76" w:rsidR="003673CB">
        <w:rPr>
          <w:lang w:val="en-GB"/>
        </w:rPr>
        <w:t>ensure high quality data management</w:t>
      </w:r>
      <w:r>
        <w:rPr>
          <w:lang w:val="en-GB"/>
        </w:rPr>
        <w:t xml:space="preserve"> including </w:t>
      </w:r>
      <w:r w:rsidRPr="005F1D76" w:rsidR="003673CB">
        <w:rPr>
          <w:lang w:val="en-GB"/>
        </w:rPr>
        <w:t xml:space="preserve">the creation and recurrent updating of a joint data management plan (DMP). The DMP describes how we will handle data in accordance with the FAIR principles. We consider the DMP to be a “living document”, which needs to be updated on a regular basis to incorporate current insights and best practices. </w:t>
      </w:r>
      <w:r w:rsidRPr="005F1D76" w:rsidR="00E30A1C">
        <w:rPr>
          <w:lang w:val="en-GB"/>
        </w:rPr>
        <w:t xml:space="preserve"> </w:t>
      </w:r>
      <w:r w:rsidRPr="005F1D76" w:rsidR="00BE6E88">
        <w:rPr>
          <w:lang w:val="en-GB"/>
        </w:rPr>
        <w:t xml:space="preserve">SP-EU will adhere to the FAIR principles as published by GO FAIR, as well as the Sorbonne declaration on research data rights. </w:t>
      </w:r>
      <w:r w:rsidRPr="005F1D76" w:rsidR="003673CB">
        <w:rPr>
          <w:lang w:val="en-GB"/>
        </w:rPr>
        <w:t>The focus will be on stimulating the adoption of common vocabularies and metadata schemes, and on more extensive sharing of data under unambiguous access conditions. We will work with the following data types, and address FAIR principles in the following ways:</w:t>
      </w:r>
    </w:p>
    <w:p w:rsidRPr="005F1D76" w:rsidR="003673CB" w:rsidP="003673CB" w:rsidRDefault="003673CB" w14:paraId="1ACCC038" w14:textId="650326B2">
      <w:pPr>
        <w:rPr>
          <w:lang w:val="en-GB"/>
        </w:rPr>
      </w:pPr>
      <w:r w:rsidRPr="005F1D76">
        <w:rPr>
          <w:b/>
          <w:u w:val="single"/>
          <w:lang w:val="en-GB"/>
        </w:rPr>
        <w:t>Types of data/research outputs</w:t>
      </w:r>
      <w:r w:rsidRPr="005F1D76">
        <w:rPr>
          <w:lang w:val="en-GB"/>
        </w:rPr>
        <w:t xml:space="preserve">: </w:t>
      </w:r>
      <w:r w:rsidRPr="005F1D76" w:rsidR="000D0394">
        <w:rPr>
          <w:lang w:val="en-GB"/>
        </w:rPr>
        <w:t>We will make all relevant research outputs available. This includes data sets for the RCT</w:t>
      </w:r>
      <w:r w:rsidRPr="005F1D76" w:rsidR="003955E2">
        <w:rPr>
          <w:lang w:val="en-GB"/>
        </w:rPr>
        <w:t xml:space="preserve"> (incl. code books and extensive metadata)</w:t>
      </w:r>
      <w:r w:rsidRPr="005F1D76" w:rsidR="000D0394">
        <w:rPr>
          <w:lang w:val="en-GB"/>
        </w:rPr>
        <w:t>, data management and statistical analysis plans, code for the</w:t>
      </w:r>
      <w:r w:rsidRPr="005F1D76" w:rsidR="003955E2">
        <w:rPr>
          <w:lang w:val="en-GB"/>
        </w:rPr>
        <w:t xml:space="preserve"> processing and</w:t>
      </w:r>
      <w:r w:rsidRPr="005F1D76" w:rsidR="000D0394">
        <w:rPr>
          <w:lang w:val="en-GB"/>
        </w:rPr>
        <w:t xml:space="preserve"> analysis of the data sets, pre-prints, publications, external presentations and reports (e.g., policy briefings, tailored information for different stakeholders).</w:t>
      </w:r>
    </w:p>
    <w:p w:rsidRPr="005F1D76" w:rsidR="003673CB" w:rsidP="00E30A1C" w:rsidRDefault="003673CB" w14:paraId="3BF6DA5E" w14:textId="6D7AFFB7">
      <w:pPr>
        <w:rPr>
          <w:lang w:val="en-GB"/>
        </w:rPr>
      </w:pPr>
      <w:r w:rsidRPr="005F1D76">
        <w:rPr>
          <w:b/>
          <w:u w:val="single"/>
          <w:lang w:val="en-GB"/>
        </w:rPr>
        <w:t>Findability of data/research outputs</w:t>
      </w:r>
      <w:r w:rsidRPr="005F1D76">
        <w:rPr>
          <w:lang w:val="en-GB"/>
        </w:rPr>
        <w:t xml:space="preserve">: </w:t>
      </w:r>
      <w:r w:rsidRPr="005F1D76" w:rsidR="00E30A1C">
        <w:rPr>
          <w:lang w:val="en-GB"/>
        </w:rPr>
        <w:t>F1. (Meta</w:t>
      </w:r>
      <w:r w:rsidRPr="005F1D76" w:rsidR="005F1D76">
        <w:rPr>
          <w:lang w:val="en-GB"/>
        </w:rPr>
        <w:t>) data</w:t>
      </w:r>
      <w:r w:rsidRPr="005F1D76" w:rsidR="00E30A1C">
        <w:rPr>
          <w:lang w:val="en-GB"/>
        </w:rPr>
        <w:t xml:space="preserve"> are assigned a globally unique and persistent identifier. F2. Data are described with rich metadata (defined by Reusability: R1 below). F3. Metadata clearly and explicitly include the identifier of the data it describes. F4. (Meta</w:t>
      </w:r>
      <w:r w:rsidRPr="005F1D76" w:rsidR="005F1D76">
        <w:rPr>
          <w:lang w:val="en-GB"/>
        </w:rPr>
        <w:t>) data</w:t>
      </w:r>
      <w:r w:rsidRPr="005F1D76" w:rsidR="00E30A1C">
        <w:rPr>
          <w:lang w:val="en-GB"/>
        </w:rPr>
        <w:t xml:space="preserve"> are registered or indexed in a searchable resource.</w:t>
      </w:r>
    </w:p>
    <w:p w:rsidRPr="005F1D76" w:rsidR="003673CB" w:rsidP="00E30A1C" w:rsidRDefault="003673CB" w14:paraId="08242091" w14:textId="6C510A3F">
      <w:pPr>
        <w:rPr>
          <w:lang w:val="en-GB"/>
        </w:rPr>
      </w:pPr>
      <w:r w:rsidRPr="005F1D76">
        <w:rPr>
          <w:b/>
          <w:u w:val="single"/>
          <w:lang w:val="en-GB"/>
        </w:rPr>
        <w:t>Accessibility of data/research outputs</w:t>
      </w:r>
      <w:r w:rsidRPr="005F1D76">
        <w:rPr>
          <w:lang w:val="en-GB"/>
        </w:rPr>
        <w:t xml:space="preserve">: </w:t>
      </w:r>
      <w:r w:rsidRPr="005F1D76" w:rsidR="00E30A1C">
        <w:rPr>
          <w:lang w:val="en-GB"/>
        </w:rPr>
        <w:t>A1. (Meta</w:t>
      </w:r>
      <w:r w:rsidRPr="005F1D76" w:rsidR="005F1D76">
        <w:rPr>
          <w:lang w:val="en-GB"/>
        </w:rPr>
        <w:t>) data</w:t>
      </w:r>
      <w:r w:rsidRPr="005F1D76" w:rsidR="00E30A1C">
        <w:rPr>
          <w:lang w:val="en-GB"/>
        </w:rPr>
        <w:t xml:space="preserve"> are retrievable by their identifier using a standardized communications protocol. A1.1 The protocol is open, free, and universally implementable. A1.2 The protocol allows for an authentication and authorization procedure, where necessary. A2. Metadata are accessible, even when the data are no longer available.</w:t>
      </w:r>
    </w:p>
    <w:p w:rsidRPr="005F1D76" w:rsidR="003673CB" w:rsidP="00E30A1C" w:rsidRDefault="003673CB" w14:paraId="6D021B09" w14:textId="664960DE">
      <w:pPr>
        <w:rPr>
          <w:lang w:val="en-GB"/>
        </w:rPr>
      </w:pPr>
      <w:r w:rsidRPr="005F1D76">
        <w:rPr>
          <w:b/>
          <w:u w:val="single"/>
          <w:lang w:val="en-GB"/>
        </w:rPr>
        <w:t>Interoperability of data/research outputs</w:t>
      </w:r>
      <w:r w:rsidRPr="005F1D76">
        <w:rPr>
          <w:lang w:val="en-GB"/>
        </w:rPr>
        <w:t xml:space="preserve">: </w:t>
      </w:r>
      <w:r w:rsidRPr="005F1D76" w:rsidR="00E30A1C">
        <w:rPr>
          <w:lang w:val="en-GB"/>
        </w:rPr>
        <w:t>I1. (Meta</w:t>
      </w:r>
      <w:r w:rsidRPr="005F1D76" w:rsidR="005F1D76">
        <w:rPr>
          <w:lang w:val="en-GB"/>
        </w:rPr>
        <w:t>) data</w:t>
      </w:r>
      <w:r w:rsidRPr="005F1D76" w:rsidR="00E30A1C">
        <w:rPr>
          <w:lang w:val="en-GB"/>
        </w:rPr>
        <w:t xml:space="preserve"> use a formal, accessible, shared, and broadly applicable language for knowledge representation. I2. (Meta</w:t>
      </w:r>
      <w:r w:rsidRPr="005F1D76" w:rsidR="005F1D76">
        <w:rPr>
          <w:lang w:val="en-GB"/>
        </w:rPr>
        <w:t>) data</w:t>
      </w:r>
      <w:r w:rsidRPr="005F1D76" w:rsidR="00E30A1C">
        <w:rPr>
          <w:lang w:val="en-GB"/>
        </w:rPr>
        <w:t xml:space="preserve"> use vocabularies that follow FAIR principles. I3. (Meta</w:t>
      </w:r>
      <w:r w:rsidRPr="005F1D76" w:rsidR="005F1D76">
        <w:rPr>
          <w:lang w:val="en-GB"/>
        </w:rPr>
        <w:t>) data</w:t>
      </w:r>
      <w:r w:rsidRPr="005F1D76" w:rsidR="00E30A1C">
        <w:rPr>
          <w:lang w:val="en-GB"/>
        </w:rPr>
        <w:t xml:space="preserve"> include qualified references to other (</w:t>
      </w:r>
      <w:r w:rsidRPr="005F1D76" w:rsidR="005F1D76">
        <w:rPr>
          <w:lang w:val="en-GB"/>
        </w:rPr>
        <w:t>Meta) data</w:t>
      </w:r>
      <w:r w:rsidRPr="005F1D76" w:rsidR="00E30A1C">
        <w:rPr>
          <w:lang w:val="en-GB"/>
        </w:rPr>
        <w:t>.</w:t>
      </w:r>
    </w:p>
    <w:p w:rsidRPr="005F1D76" w:rsidR="003673CB" w:rsidP="00E30A1C" w:rsidRDefault="003673CB" w14:paraId="04D4299A" w14:textId="61EF2AB6">
      <w:pPr>
        <w:rPr>
          <w:lang w:val="en-GB"/>
        </w:rPr>
      </w:pPr>
      <w:r w:rsidRPr="005F1D76">
        <w:rPr>
          <w:b/>
          <w:u w:val="single"/>
          <w:lang w:val="en-GB"/>
        </w:rPr>
        <w:t>Reusability of data/research outputs</w:t>
      </w:r>
      <w:r w:rsidRPr="005F1D76">
        <w:rPr>
          <w:lang w:val="en-GB"/>
        </w:rPr>
        <w:t xml:space="preserve">: </w:t>
      </w:r>
      <w:r w:rsidRPr="005F1D76" w:rsidR="00E30A1C">
        <w:rPr>
          <w:lang w:val="en-GB"/>
        </w:rPr>
        <w:t xml:space="preserve">R1. </w:t>
      </w:r>
      <w:r w:rsidRPr="005F1D76" w:rsidR="005F1D76">
        <w:rPr>
          <w:lang w:val="en-GB"/>
        </w:rPr>
        <w:t>Meta (</w:t>
      </w:r>
      <w:r w:rsidRPr="005F1D76" w:rsidR="00E30A1C">
        <w:rPr>
          <w:lang w:val="en-GB"/>
        </w:rPr>
        <w:t>data) are richly described with a plurality of accurate and relevant attributes. R1.1. (Meta</w:t>
      </w:r>
      <w:r w:rsidRPr="005F1D76" w:rsidR="005F1D76">
        <w:rPr>
          <w:lang w:val="en-GB"/>
        </w:rPr>
        <w:t>) data</w:t>
      </w:r>
      <w:r w:rsidRPr="005F1D76" w:rsidR="00E30A1C">
        <w:rPr>
          <w:lang w:val="en-GB"/>
        </w:rPr>
        <w:t xml:space="preserve"> are released with a clear and accessible data usage license. R1.2. (Meta</w:t>
      </w:r>
      <w:r w:rsidRPr="005F1D76" w:rsidR="005F1D76">
        <w:rPr>
          <w:lang w:val="en-GB"/>
        </w:rPr>
        <w:t>) data</w:t>
      </w:r>
      <w:r w:rsidRPr="005F1D76" w:rsidR="00E30A1C">
        <w:rPr>
          <w:lang w:val="en-GB"/>
        </w:rPr>
        <w:t xml:space="preserve"> are associated with detailed provenance. R1.3. (Meta</w:t>
      </w:r>
      <w:r w:rsidRPr="005F1D76" w:rsidR="005F1D76">
        <w:rPr>
          <w:lang w:val="en-GB"/>
        </w:rPr>
        <w:t>) data</w:t>
      </w:r>
      <w:r w:rsidRPr="005F1D76" w:rsidR="00E30A1C">
        <w:rPr>
          <w:lang w:val="en-GB"/>
        </w:rPr>
        <w:t xml:space="preserve"> meet domain-relevant community standards. As evidence by F-UJI shows that R1 and R1.2 are currently underutilized, we will focus on these aspects. </w:t>
      </w:r>
    </w:p>
    <w:p w:rsidRPr="005F1D76" w:rsidR="003673CB" w:rsidP="003673CB" w:rsidRDefault="003673CB" w14:paraId="5A4C99D6" w14:textId="2E4E76F7">
      <w:pPr>
        <w:rPr>
          <w:lang w:val="en-GB"/>
        </w:rPr>
      </w:pPr>
      <w:r w:rsidRPr="005F1D76">
        <w:rPr>
          <w:b/>
          <w:u w:val="single"/>
          <w:lang w:val="en-GB"/>
        </w:rPr>
        <w:t>Curation and storage/preservation costs</w:t>
      </w:r>
      <w:r w:rsidRPr="005F1D76">
        <w:rPr>
          <w:lang w:val="en-GB"/>
        </w:rPr>
        <w:t xml:space="preserve">: </w:t>
      </w:r>
      <w:r w:rsidRPr="005F1D76" w:rsidR="00622C4B">
        <w:rPr>
          <w:lang w:val="en-GB"/>
        </w:rPr>
        <w:t xml:space="preserve">We will utilize </w:t>
      </w:r>
      <w:r w:rsidRPr="005F1D76" w:rsidR="000D0394">
        <w:rPr>
          <w:lang w:val="en-GB"/>
        </w:rPr>
        <w:t xml:space="preserve">the </w:t>
      </w:r>
      <w:r w:rsidRPr="005F1D76" w:rsidR="005F1D76">
        <w:rPr>
          <w:lang w:val="en-GB"/>
        </w:rPr>
        <w:t>general-purpose</w:t>
      </w:r>
      <w:r w:rsidRPr="005F1D76" w:rsidR="00622C4B">
        <w:rPr>
          <w:lang w:val="en-GB"/>
        </w:rPr>
        <w:t xml:space="preserve"> repositor</w:t>
      </w:r>
      <w:r w:rsidRPr="005F1D76" w:rsidR="000D0394">
        <w:rPr>
          <w:lang w:val="en-GB"/>
        </w:rPr>
        <w:t>y for research data objects</w:t>
      </w:r>
      <w:r w:rsidRPr="005F1D76" w:rsidR="00622C4B">
        <w:rPr>
          <w:lang w:val="en-GB"/>
        </w:rPr>
        <w:t xml:space="preserve"> Zenodo. </w:t>
      </w:r>
      <w:r w:rsidRPr="005F1D76" w:rsidR="00E30A1C">
        <w:rPr>
          <w:lang w:val="en-GB"/>
        </w:rPr>
        <w:t>T</w:t>
      </w:r>
      <w:r w:rsidRPr="005F1D76" w:rsidR="000D0394">
        <w:rPr>
          <w:lang w:val="en-GB"/>
        </w:rPr>
        <w:t>his repository is developed under the European OpenAIRE program and is f</w:t>
      </w:r>
      <w:r w:rsidRPr="005F1D76" w:rsidR="00E30A1C">
        <w:rPr>
          <w:lang w:val="en-GB"/>
        </w:rPr>
        <w:t xml:space="preserve">unded by the </w:t>
      </w:r>
      <w:r w:rsidRPr="005F1D76" w:rsidR="000D0394">
        <w:rPr>
          <w:lang w:val="en-GB"/>
        </w:rPr>
        <w:t>European</w:t>
      </w:r>
      <w:r w:rsidRPr="005F1D76" w:rsidR="00E30A1C">
        <w:rPr>
          <w:lang w:val="en-GB"/>
        </w:rPr>
        <w:t xml:space="preserve"> Commission</w:t>
      </w:r>
      <w:r w:rsidRPr="005F1D76" w:rsidR="000D0394">
        <w:rPr>
          <w:lang w:val="en-GB"/>
        </w:rPr>
        <w:t>. It</w:t>
      </w:r>
      <w:r w:rsidRPr="005F1D76" w:rsidR="00E30A1C">
        <w:rPr>
          <w:lang w:val="en-GB"/>
        </w:rPr>
        <w:t xml:space="preserve"> is free-of-charge for users</w:t>
      </w:r>
      <w:r w:rsidRPr="005F1D76" w:rsidR="003955E2">
        <w:rPr>
          <w:lang w:val="en-GB"/>
        </w:rPr>
        <w:t xml:space="preserve"> and there is a low risk for termination of the project</w:t>
      </w:r>
      <w:r w:rsidRPr="005F1D76" w:rsidR="00E30A1C">
        <w:rPr>
          <w:lang w:val="en-GB"/>
        </w:rPr>
        <w:t>. It provides</w:t>
      </w:r>
      <w:r w:rsidRPr="005F1D76" w:rsidR="00622C4B">
        <w:rPr>
          <w:lang w:val="en-GB"/>
        </w:rPr>
        <w:t xml:space="preserve"> features to adhere to </w:t>
      </w:r>
      <w:r w:rsidRPr="005F1D76" w:rsidR="00E30A1C">
        <w:rPr>
          <w:lang w:val="en-GB"/>
        </w:rPr>
        <w:t>all</w:t>
      </w:r>
      <w:r w:rsidRPr="005F1D76" w:rsidR="00622C4B">
        <w:rPr>
          <w:lang w:val="en-GB"/>
        </w:rPr>
        <w:t xml:space="preserve"> FAIR principles mentioned above</w:t>
      </w:r>
      <w:r w:rsidRPr="005F1D76" w:rsidR="000D0394">
        <w:rPr>
          <w:lang w:val="en-GB"/>
        </w:rPr>
        <w:t xml:space="preserve"> and</w:t>
      </w:r>
      <w:r w:rsidRPr="005F1D76" w:rsidR="00622C4B">
        <w:rPr>
          <w:lang w:val="en-GB"/>
        </w:rPr>
        <w:t xml:space="preserve"> currently achieves the highest FAIRness score by F-UJI</w:t>
      </w:r>
      <w:r w:rsidRPr="005F1D76" w:rsidR="000D0394">
        <w:rPr>
          <w:lang w:val="en-GB"/>
        </w:rPr>
        <w:t>.</w:t>
      </w:r>
    </w:p>
    <w:p w:rsidRPr="005F1D76" w:rsidR="0077110A" w:rsidP="00391FD4" w:rsidRDefault="0077110A" w14:paraId="62441CB0" w14:textId="6A0D670C">
      <w:pPr>
        <w:widowControl w:val="0"/>
        <w:shd w:val="clear" w:color="auto" w:fill="FFFFFF"/>
        <w:rPr>
          <w:rFonts w:ascii="Calibri" w:hAnsi="Calibri" w:cs="Calibri"/>
          <w:b/>
          <w:i/>
          <w:lang w:val="en-GB"/>
        </w:rPr>
      </w:pPr>
      <w:r w:rsidRPr="005F1D76">
        <w:rPr>
          <w:rFonts w:ascii="Calibri" w:hAnsi="Calibri" w:cs="Calibri"/>
          <w:noProof/>
          <w:color w:val="B5B5B5"/>
          <w:sz w:val="18"/>
          <w:szCs w:val="18"/>
          <w:lang w:val="en-GB"/>
        </w:rPr>
        <w:t>#§CON-MET-CM§# #§COM-PLE-CP§#</w:t>
      </w:r>
      <w:r w:rsidRPr="005F1D76">
        <w:rPr>
          <w:rFonts w:ascii="Calibri" w:hAnsi="Calibri" w:cs="Calibri"/>
          <w:sz w:val="18"/>
          <w:szCs w:val="18"/>
          <w:lang w:val="en-GB"/>
        </w:rPr>
        <w:t xml:space="preserve"> </w:t>
      </w:r>
      <w:r w:rsidRPr="005F1D76">
        <w:rPr>
          <w:rFonts w:ascii="Calibri" w:hAnsi="Calibri" w:cs="Calibri"/>
          <w:noProof/>
          <w:color w:val="B5B5B5"/>
          <w:sz w:val="18"/>
          <w:szCs w:val="18"/>
          <w:lang w:val="en-GB"/>
        </w:rPr>
        <w:t>#§REL-EVA-RE§#</w:t>
      </w:r>
    </w:p>
    <w:p w:rsidRPr="005F1D76" w:rsidR="00363024" w:rsidP="00363024" w:rsidRDefault="00363024" w14:paraId="33D23E94" w14:textId="4E45C46F">
      <w:pPr>
        <w:pStyle w:val="berschrift1"/>
        <w:rPr>
          <w:lang w:val="en-GB"/>
        </w:rPr>
      </w:pPr>
      <w:bookmarkStart w:name="_Toc85702006" w:id="7"/>
      <w:r w:rsidRPr="005F1D76">
        <w:rPr>
          <w:lang w:val="en-GB"/>
        </w:rPr>
        <w:t>Impact</w:t>
      </w:r>
      <w:bookmarkEnd w:id="7"/>
      <w:r w:rsidRPr="005F1D76" w:rsidR="0077110A">
        <w:rPr>
          <w:lang w:val="en-GB"/>
        </w:rPr>
        <w:t xml:space="preserve"> </w:t>
      </w:r>
      <w:r w:rsidRPr="005F1D76" w:rsidR="0077110A">
        <w:rPr>
          <w:rFonts w:cs="Arial"/>
          <w:noProof/>
          <w:color w:val="B5B5B5"/>
          <w:sz w:val="18"/>
          <w:szCs w:val="18"/>
          <w:lang w:val="en-GB"/>
        </w:rPr>
        <w:t>#@IMP-ACT-IA@#</w:t>
      </w:r>
    </w:p>
    <w:p w:rsidRPr="005F1D76" w:rsidR="00363024" w:rsidP="00363024" w:rsidRDefault="00363024" w14:paraId="23B7806B" w14:textId="11593532">
      <w:pPr>
        <w:pStyle w:val="berschrift2"/>
        <w:rPr>
          <w:lang w:val="en-GB"/>
        </w:rPr>
      </w:pPr>
      <w:bookmarkStart w:name="_Toc85702007" w:id="8"/>
      <w:r w:rsidRPr="005F1D76">
        <w:rPr>
          <w:lang w:val="en-GB"/>
        </w:rPr>
        <w:t>Project’s pathways towards impact</w:t>
      </w:r>
      <w:bookmarkEnd w:id="8"/>
    </w:p>
    <w:p w:rsidRPr="005F1D76" w:rsidR="00FB554A" w:rsidP="00160DE2" w:rsidRDefault="00FB554A" w14:paraId="726ABDA7" w14:textId="21C73AC8">
      <w:pPr>
        <w:rPr>
          <w:b/>
          <w:color w:val="0070C0"/>
          <w:u w:val="single"/>
          <w:lang w:val="en-GB"/>
        </w:rPr>
      </w:pPr>
      <w:r w:rsidRPr="005F1D76">
        <w:rPr>
          <w:b/>
          <w:color w:val="0070C0"/>
          <w:u w:val="single"/>
          <w:lang w:val="en-GB"/>
        </w:rPr>
        <w:t>Contribution of project results towards the expected outcomes and wider impacts</w:t>
      </w:r>
    </w:p>
    <w:p w:rsidRPr="005F1D76" w:rsidR="0058748E" w:rsidP="00B4141A" w:rsidRDefault="00B106B7" w14:paraId="24970900" w14:textId="115CDE06">
      <w:pPr>
        <w:rPr>
          <w:lang w:val="en-GB"/>
        </w:rPr>
      </w:pPr>
      <w:r w:rsidRPr="005F1D76">
        <w:rPr>
          <w:lang w:val="en-GB"/>
        </w:rPr>
        <w:t>SP-EU</w:t>
      </w:r>
      <w:r w:rsidRPr="005F1D76" w:rsidR="00DC4528">
        <w:rPr>
          <w:lang w:val="en-GB"/>
        </w:rPr>
        <w:t xml:space="preserve"> will contribute to the </w:t>
      </w:r>
      <w:r w:rsidRPr="005F1D76" w:rsidR="00A947FF">
        <w:rPr>
          <w:lang w:val="en-GB"/>
        </w:rPr>
        <w:t xml:space="preserve">goal </w:t>
      </w:r>
      <w:r w:rsidRPr="005F1D76" w:rsidR="00A947FF">
        <w:rPr>
          <w:b/>
          <w:lang w:val="en-GB"/>
        </w:rPr>
        <w:t>c</w:t>
      </w:r>
      <w:r w:rsidRPr="005F1D76" w:rsidR="00DC4528">
        <w:rPr>
          <w:b/>
          <w:lang w:val="en-GB"/>
        </w:rPr>
        <w:t>reating a more resilient, inclusive and democratic European society</w:t>
      </w:r>
      <w:r w:rsidRPr="005F1D76" w:rsidR="00A947FF">
        <w:rPr>
          <w:lang w:val="en-GB"/>
        </w:rPr>
        <w:t xml:space="preserve"> of the Horizon Europe Strategic Plan 2021-2024 </w:t>
      </w:r>
      <w:r w:rsidRPr="005F1D76" w:rsidR="003E63EA">
        <w:rPr>
          <w:lang w:val="en-GB"/>
        </w:rPr>
        <w:t xml:space="preserve">by </w:t>
      </w:r>
      <w:r w:rsidRPr="005F1D76" w:rsidR="00DC4528">
        <w:rPr>
          <w:b/>
          <w:bCs/>
          <w:lang w:val="en-GB"/>
        </w:rPr>
        <w:t>addressing inequalities and providing high-quality health care</w:t>
      </w:r>
      <w:r w:rsidRPr="005F1D76" w:rsidR="003E63EA">
        <w:rPr>
          <w:lang w:val="en-GB"/>
        </w:rPr>
        <w:t>.</w:t>
      </w:r>
      <w:r w:rsidRPr="005F1D76" w:rsidR="007E4179">
        <w:rPr>
          <w:lang w:val="en-GB"/>
        </w:rPr>
        <w:t xml:space="preserve"> Thus, SP-EU contributes to the impact area “</w:t>
      </w:r>
      <w:r w:rsidRPr="005F1D76" w:rsidR="007E4179">
        <w:rPr>
          <w:b/>
          <w:bCs/>
          <w:lang w:val="en-GB"/>
        </w:rPr>
        <w:t>Good health and high-quality accessible healthcare</w:t>
      </w:r>
      <w:r w:rsidRPr="005F1D76" w:rsidR="007E4179">
        <w:rPr>
          <w:lang w:val="en-GB"/>
        </w:rPr>
        <w:t>”. </w:t>
      </w:r>
      <w:r w:rsidRPr="005F1D76" w:rsidR="00587B5D">
        <w:rPr>
          <w:lang w:val="en-GB"/>
        </w:rPr>
        <w:t xml:space="preserve"> Regarding the expected impacts in the area </w:t>
      </w:r>
      <w:r w:rsidRPr="005F1D76" w:rsidR="0058748E">
        <w:rPr>
          <w:b/>
          <w:lang w:val="en-GB"/>
        </w:rPr>
        <w:t>Ensuring access to innovative, sustainable and high-quality health care</w:t>
      </w:r>
      <w:r w:rsidRPr="005F1D76" w:rsidR="0058748E">
        <w:rPr>
          <w:b/>
          <w:bCs/>
          <w:lang w:val="en-GB"/>
        </w:rPr>
        <w:t xml:space="preserve"> of cluster health</w:t>
      </w:r>
      <w:r w:rsidRPr="005F1D76" w:rsidR="0058748E">
        <w:rPr>
          <w:lang w:val="en-GB"/>
        </w:rPr>
        <w:t>, we will contribute especially to</w:t>
      </w:r>
      <w:r w:rsidRPr="005F1D76" w:rsidR="00CB7ED1">
        <w:rPr>
          <w:lang w:val="en-GB"/>
        </w:rPr>
        <w:t xml:space="preserve"> </w:t>
      </w:r>
      <w:r w:rsidRPr="005F1D76" w:rsidR="0058748E">
        <w:rPr>
          <w:lang w:val="en-GB"/>
        </w:rPr>
        <w:t>the following impacts:</w:t>
      </w:r>
    </w:p>
    <w:p w:rsidRPr="005F1D76" w:rsidR="00172ACE" w:rsidP="00BA3F36" w:rsidRDefault="00172ACE" w14:paraId="2FDA4880" w14:textId="30C9D865">
      <w:pPr>
        <w:ind w:left="720"/>
        <w:rPr>
          <w:lang w:val="en-GB"/>
        </w:rPr>
      </w:pPr>
      <w:r w:rsidRPr="005F1D76">
        <w:rPr>
          <w:lang w:val="en-GB"/>
        </w:rPr>
        <w:t xml:space="preserve">I1) Health care systems provide </w:t>
      </w:r>
      <w:r w:rsidRPr="00CD0E4E">
        <w:rPr>
          <w:b/>
          <w:lang w:val="en-GB"/>
        </w:rPr>
        <w:t>equal access</w:t>
      </w:r>
      <w:r w:rsidRPr="005F1D76">
        <w:rPr>
          <w:lang w:val="en-GB"/>
        </w:rPr>
        <w:t xml:space="preserve"> to innovative, sustainable and high-quality health care thanks to the development and uptake of </w:t>
      </w:r>
      <w:r w:rsidRPr="00CD0E4E">
        <w:rPr>
          <w:b/>
          <w:lang w:val="en-GB"/>
        </w:rPr>
        <w:t>safe, cost-effective and people-centred solutions</w:t>
      </w:r>
      <w:r w:rsidRPr="005F1D76">
        <w:rPr>
          <w:lang w:val="en-GB"/>
        </w:rPr>
        <w:t xml:space="preserve">, with a focus on population health, health systems resilience, as well as </w:t>
      </w:r>
      <w:r w:rsidRPr="00CD0E4E">
        <w:rPr>
          <w:b/>
          <w:lang w:val="en-GB"/>
        </w:rPr>
        <w:t>improved evidence-based health policies</w:t>
      </w:r>
      <w:r w:rsidRPr="005F1D76">
        <w:rPr>
          <w:lang w:val="en-GB"/>
        </w:rPr>
        <w:t xml:space="preserve">. </w:t>
      </w:r>
    </w:p>
    <w:p w:rsidRPr="005F1D76" w:rsidR="00172ACE" w:rsidP="00BA3F36" w:rsidRDefault="00172ACE" w14:paraId="641C2F37" w14:textId="1A69F5FE">
      <w:pPr>
        <w:ind w:left="720"/>
        <w:rPr>
          <w:lang w:val="en-GB"/>
        </w:rPr>
      </w:pPr>
      <w:r w:rsidRPr="005F1D76">
        <w:rPr>
          <w:lang w:val="en-GB"/>
        </w:rPr>
        <w:t xml:space="preserve">I2) The development of </w:t>
      </w:r>
      <w:r w:rsidRPr="00CD0E4E">
        <w:rPr>
          <w:b/>
          <w:lang w:val="en-GB"/>
        </w:rPr>
        <w:t>innovative solutions</w:t>
      </w:r>
      <w:r w:rsidRPr="005F1D76">
        <w:rPr>
          <w:lang w:val="en-GB"/>
        </w:rPr>
        <w:t xml:space="preserve"> for health care systems in all their various dimensions and for policy-making </w:t>
      </w:r>
    </w:p>
    <w:p w:rsidRPr="005F1D76" w:rsidR="00172ACE" w:rsidP="00BA3F36" w:rsidRDefault="00172ACE" w14:paraId="284C2D38" w14:textId="093CE57E">
      <w:pPr>
        <w:ind w:left="720"/>
        <w:rPr>
          <w:lang w:val="en-GB"/>
        </w:rPr>
      </w:pPr>
      <w:r w:rsidRPr="005F1D76">
        <w:rPr>
          <w:lang w:val="en-GB"/>
        </w:rPr>
        <w:t xml:space="preserve">I3) New evidence, methods and tools to </w:t>
      </w:r>
      <w:r w:rsidRPr="00CD0E4E">
        <w:rPr>
          <w:b/>
          <w:lang w:val="en-GB"/>
        </w:rPr>
        <w:t>implement successfully those innovative solutions</w:t>
      </w:r>
      <w:r w:rsidRPr="005F1D76">
        <w:rPr>
          <w:lang w:val="en-GB"/>
        </w:rPr>
        <w:t xml:space="preserve"> into their health care systems. It will deliver solutions that are </w:t>
      </w:r>
      <w:r w:rsidRPr="00CD0E4E">
        <w:rPr>
          <w:b/>
          <w:lang w:val="en-GB"/>
        </w:rPr>
        <w:t>scalable and transferrable</w:t>
      </w:r>
      <w:r w:rsidRPr="005F1D76">
        <w:rPr>
          <w:lang w:val="en-GB"/>
        </w:rPr>
        <w:t xml:space="preserve"> between different types of health care systems in different countries and provide knowledge supporting the transfer of solutions between countries.</w:t>
      </w:r>
    </w:p>
    <w:p w:rsidRPr="005F1D76" w:rsidR="00172ACE" w:rsidP="00BA3F36" w:rsidRDefault="00172ACE" w14:paraId="32BE3DB5" w14:textId="543DA368">
      <w:pPr>
        <w:ind w:left="720"/>
        <w:rPr>
          <w:lang w:val="en-GB"/>
        </w:rPr>
      </w:pPr>
      <w:r w:rsidRPr="005F1D76">
        <w:rPr>
          <w:lang w:val="en-GB"/>
        </w:rPr>
        <w:t xml:space="preserve">I4) Shifting from hospital-centred to </w:t>
      </w:r>
      <w:r w:rsidRPr="00CD0E4E">
        <w:rPr>
          <w:b/>
          <w:lang w:val="en-GB"/>
        </w:rPr>
        <w:t>community-based, people-centred and integrated health care structures</w:t>
      </w:r>
    </w:p>
    <w:p w:rsidRPr="005F1D76" w:rsidR="00BA3F36" w:rsidP="00BA3F36" w:rsidRDefault="00CD0E4E" w14:paraId="5BB2B767" w14:textId="4660D931">
      <w:pPr>
        <w:rPr>
          <w:lang w:val="en-GB"/>
        </w:rPr>
      </w:pPr>
      <w:r>
        <w:rPr>
          <w:lang w:val="en-GB"/>
        </w:rPr>
        <w:t xml:space="preserve">The following table </w:t>
      </w:r>
      <w:r w:rsidRPr="005F1D76" w:rsidR="00BA3F36">
        <w:rPr>
          <w:lang w:val="en-GB"/>
        </w:rPr>
        <w:t>shows, how we are going to achieve the expected outcomes described in the call:</w:t>
      </w:r>
    </w:p>
    <w:tbl>
      <w:tblPr>
        <w:tblStyle w:val="Tabellenraster"/>
        <w:tblW w:w="0" w:type="auto"/>
        <w:tblLook w:val="04A0" w:firstRow="1" w:lastRow="0" w:firstColumn="1" w:lastColumn="0" w:noHBand="0" w:noVBand="1"/>
      </w:tblPr>
      <w:tblGrid>
        <w:gridCol w:w="4106"/>
        <w:gridCol w:w="6088"/>
      </w:tblGrid>
      <w:tr w:rsidRPr="00A17352" w:rsidR="00BA3F36" w:rsidTr="00CD0E4E" w14:paraId="06ACF601" w14:textId="77777777">
        <w:tc>
          <w:tcPr>
            <w:tcW w:w="4106" w:type="dxa"/>
            <w:shd w:val="clear" w:color="auto" w:fill="E7E6E6" w:themeFill="background2"/>
          </w:tcPr>
          <w:p w:rsidRPr="005F1D76" w:rsidR="00BA3F36" w:rsidP="00BA3F36" w:rsidRDefault="00BA3F36" w14:paraId="491DD1AB" w14:textId="5DAE0B4E">
            <w:pPr>
              <w:rPr>
                <w:lang w:val="en-GB"/>
              </w:rPr>
            </w:pPr>
            <w:r w:rsidRPr="005F1D76">
              <w:rPr>
                <w:lang w:val="en-GB"/>
              </w:rPr>
              <w:t>Expected Outcome</w:t>
            </w:r>
            <w:r w:rsidRPr="005F1D76" w:rsidR="00E50AE3">
              <w:rPr>
                <w:lang w:val="en-GB"/>
              </w:rPr>
              <w:t xml:space="preserve"> from the Call</w:t>
            </w:r>
          </w:p>
        </w:tc>
        <w:tc>
          <w:tcPr>
            <w:tcW w:w="6088" w:type="dxa"/>
            <w:shd w:val="clear" w:color="auto" w:fill="E7E6E6" w:themeFill="background2"/>
          </w:tcPr>
          <w:p w:rsidRPr="005F1D76" w:rsidR="00BA3F36" w:rsidP="00BA3F36" w:rsidRDefault="00E50AE3" w14:paraId="18015880" w14:textId="107E4EB0">
            <w:pPr>
              <w:rPr>
                <w:lang w:val="en-GB"/>
              </w:rPr>
            </w:pPr>
            <w:r w:rsidRPr="005F1D76">
              <w:rPr>
                <w:lang w:val="en-GB"/>
              </w:rPr>
              <w:t>How SP-EU a</w:t>
            </w:r>
            <w:r w:rsidRPr="005F1D76" w:rsidR="00BA3F36">
              <w:rPr>
                <w:lang w:val="en-GB"/>
              </w:rPr>
              <w:t>chieves it</w:t>
            </w:r>
          </w:p>
        </w:tc>
      </w:tr>
      <w:tr w:rsidRPr="00A17352" w:rsidR="00BA3F36" w:rsidTr="00CD0E4E" w14:paraId="3463F952" w14:textId="77777777">
        <w:tc>
          <w:tcPr>
            <w:tcW w:w="4106" w:type="dxa"/>
          </w:tcPr>
          <w:p w:rsidRPr="005F1D76" w:rsidR="00BA3F36" w:rsidP="00BA3F36" w:rsidRDefault="00BA3F36" w14:paraId="34662D20" w14:textId="2EA6C7E4">
            <w:pPr>
              <w:rPr>
                <w:lang w:val="en-GB"/>
              </w:rPr>
            </w:pPr>
            <w:r w:rsidRPr="005F1D76">
              <w:rPr>
                <w:lang w:val="en-GB"/>
              </w:rPr>
              <w:t xml:space="preserve">Decision- and policymakers, service providers, and health and care workers have better availability to and make use of knowledge on barriers to access to health and care services  experienced by people in vulnerable situations and at risk of stigma or discrimination. </w:t>
            </w:r>
          </w:p>
        </w:tc>
        <w:tc>
          <w:tcPr>
            <w:tcW w:w="6088" w:type="dxa"/>
          </w:tcPr>
          <w:p w:rsidRPr="005F1D76" w:rsidR="00BA3F36" w:rsidP="00BA3F36" w:rsidRDefault="00BA3F36" w14:paraId="4EDDF745" w14:textId="5A05990D">
            <w:pPr>
              <w:rPr>
                <w:lang w:val="en-GB"/>
              </w:rPr>
            </w:pPr>
            <w:r w:rsidRPr="005F1D76">
              <w:rPr>
                <w:lang w:val="en-GB"/>
              </w:rPr>
              <w:t>In the qualitative part as well as in the co-creation process we will focus on barriers to access for people in vulnerable situations. These barriers will be used in the design of the RCT as well as in the design of implementations strategies for SP. We will communicate the barriers to decision- and policymakers as well as services providers and health and care workers via different ways of communication and dissemination, e.g., workshops and social media.</w:t>
            </w:r>
          </w:p>
        </w:tc>
      </w:tr>
      <w:tr w:rsidRPr="00A17352" w:rsidR="00BA3F36" w:rsidTr="00CD0E4E" w14:paraId="0B022B6E" w14:textId="77777777">
        <w:tc>
          <w:tcPr>
            <w:tcW w:w="4106" w:type="dxa"/>
          </w:tcPr>
          <w:p w:rsidRPr="005F1D76" w:rsidR="00BA3F36" w:rsidP="00BA3F36" w:rsidRDefault="00BA3F36" w14:paraId="7A607DCD" w14:textId="3710BC3B">
            <w:pPr>
              <w:rPr>
                <w:lang w:val="en-GB"/>
              </w:rPr>
            </w:pPr>
            <w:r w:rsidRPr="005F1D76">
              <w:rPr>
                <w:lang w:val="en-GB"/>
              </w:rPr>
              <w:t xml:space="preserve">Decision- and policymakers, providers and health and care workers have access to innovative solutions to promote and improve access to health and care services for people in vulnerable situations. </w:t>
            </w:r>
          </w:p>
        </w:tc>
        <w:tc>
          <w:tcPr>
            <w:tcW w:w="6088" w:type="dxa"/>
          </w:tcPr>
          <w:p w:rsidRPr="005F1D76" w:rsidR="00BA3F36" w:rsidP="00BA3F36" w:rsidRDefault="00BA3F36" w14:paraId="62C71875" w14:textId="02E3E67B">
            <w:pPr>
              <w:rPr>
                <w:lang w:val="en-GB"/>
              </w:rPr>
            </w:pPr>
            <w:r w:rsidRPr="005F1D76">
              <w:rPr>
                <w:lang w:val="en-GB"/>
              </w:rPr>
              <w:t>We will research the effectiveness of social prescribing as an innovative solution to promote and improve access to health and care services for people in vulnerable situations in the RCT. We will disseminate to decision- and policymakers as well as service providers and health and care workers continuously.</w:t>
            </w:r>
          </w:p>
        </w:tc>
      </w:tr>
      <w:tr w:rsidRPr="00A17352" w:rsidR="00BA3F36" w:rsidTr="00CD0E4E" w14:paraId="784BED9F" w14:textId="77777777">
        <w:tc>
          <w:tcPr>
            <w:tcW w:w="4106" w:type="dxa"/>
          </w:tcPr>
          <w:p w:rsidRPr="005F1D76" w:rsidR="00BA3F36" w:rsidP="00BA3F36" w:rsidRDefault="00BA3F36" w14:paraId="6D48D627" w14:textId="3FD1E18F">
            <w:pPr>
              <w:rPr>
                <w:lang w:val="en-GB"/>
              </w:rPr>
            </w:pPr>
            <w:r w:rsidRPr="005F1D76">
              <w:rPr>
                <w:lang w:val="en-GB"/>
              </w:rPr>
              <w:t>People in vulnerable situations are better equipped in terms of health and digital literacy, knowledge about their rights etc. when it comes to access to health and care services.</w:t>
            </w:r>
          </w:p>
        </w:tc>
        <w:tc>
          <w:tcPr>
            <w:tcW w:w="6088" w:type="dxa"/>
          </w:tcPr>
          <w:p w:rsidRPr="005F1D76" w:rsidR="00BA3F36" w:rsidP="00E50AE3" w:rsidRDefault="00BA3F36" w14:paraId="1E4C830B" w14:textId="662C2BC3">
            <w:pPr>
              <w:rPr>
                <w:lang w:val="en-GB"/>
              </w:rPr>
            </w:pPr>
            <w:r w:rsidRPr="005F1D76">
              <w:rPr>
                <w:lang w:val="en-GB"/>
              </w:rPr>
              <w:t>Social prescribing empowers persons in vulnerable situations. Thus, in subproject C, we will measure the effect of social prescribing on health and digital literacy</w:t>
            </w:r>
            <w:r w:rsidRPr="005F1D76" w:rsidR="00E50AE3">
              <w:rPr>
                <w:lang w:val="en-GB"/>
              </w:rPr>
              <w:t xml:space="preserve"> and self-efficacy</w:t>
            </w:r>
            <w:r w:rsidRPr="005F1D76">
              <w:rPr>
                <w:lang w:val="en-GB"/>
              </w:rPr>
              <w:t xml:space="preserve"> regarding access to health and care services.</w:t>
            </w:r>
          </w:p>
        </w:tc>
      </w:tr>
      <w:tr w:rsidRPr="00A17352" w:rsidR="00BA3F36" w:rsidTr="00CD0E4E" w14:paraId="65EE8E42" w14:textId="77777777">
        <w:tc>
          <w:tcPr>
            <w:tcW w:w="4106" w:type="dxa"/>
          </w:tcPr>
          <w:p w:rsidRPr="005F1D76" w:rsidR="00BA3F36" w:rsidP="00BA3F36" w:rsidRDefault="00E50AE3" w14:paraId="13E7E88C" w14:textId="216EAC3D">
            <w:pPr>
              <w:rPr>
                <w:lang w:val="en-GB"/>
              </w:rPr>
            </w:pPr>
            <w:r w:rsidRPr="005F1D76">
              <w:rPr>
                <w:lang w:val="en-GB"/>
              </w:rPr>
              <w:t>People in vulnerable situations are involved in the design and implementation of research and innovation activities concerning access to health and care services.</w:t>
            </w:r>
          </w:p>
        </w:tc>
        <w:tc>
          <w:tcPr>
            <w:tcW w:w="6088" w:type="dxa"/>
          </w:tcPr>
          <w:p w:rsidRPr="005F1D76" w:rsidR="00BA3F36" w:rsidP="00BA3F36" w:rsidRDefault="00E50AE3" w14:paraId="42D0F908" w14:textId="72530B54">
            <w:pPr>
              <w:rPr>
                <w:lang w:val="en-GB"/>
              </w:rPr>
            </w:pPr>
            <w:r w:rsidRPr="005F1D76">
              <w:rPr>
                <w:lang w:val="en-GB"/>
              </w:rPr>
              <w:t>We will involve people in vulnerable situation both in the design of SP specifically adapted for their needs and in the implementation of SP as a scalable intervention in European health care systems.</w:t>
            </w:r>
          </w:p>
        </w:tc>
      </w:tr>
    </w:tbl>
    <w:p w:rsidRPr="005F1D76" w:rsidR="00BA3F36" w:rsidP="00BA3F36" w:rsidRDefault="00E50AE3" w14:paraId="7D02FD9D" w14:textId="79E24545">
      <w:pPr>
        <w:rPr>
          <w:lang w:val="en-GB"/>
        </w:rPr>
      </w:pPr>
      <w:r w:rsidRPr="005F1D76">
        <w:rPr>
          <w:lang w:val="en-GB"/>
        </w:rPr>
        <w:t>Building on these expected outcomes, we describe in the following, how we are going to achieve the expected impact I1-I4</w:t>
      </w:r>
    </w:p>
    <w:p w:rsidRPr="005F1D76" w:rsidR="0066097A" w:rsidP="00172ACE" w:rsidRDefault="00172ACE" w14:paraId="13CB0438" w14:textId="451F2A88">
      <w:pPr>
        <w:spacing w:before="10" w:after="10"/>
        <w:rPr>
          <w:b/>
          <w:lang w:val="en-GB"/>
        </w:rPr>
      </w:pPr>
      <w:r w:rsidRPr="005F1D76">
        <w:rPr>
          <w:b/>
          <w:lang w:val="en-GB"/>
        </w:rPr>
        <w:t>Health care systems provide equal access to innovative, sustainable and high-quality health care thanks to the development and uptake of safe, cost-effective and people-centred solutions, with a focus on population health, health systems resilience, as well as improved evidence-based health policies</w:t>
      </w:r>
      <w:r w:rsidRPr="005F1D76" w:rsidR="00E50AE3">
        <w:rPr>
          <w:b/>
          <w:lang w:val="en-GB"/>
        </w:rPr>
        <w:t xml:space="preserve"> (I1)</w:t>
      </w:r>
    </w:p>
    <w:p w:rsidRPr="005F1D76" w:rsidR="0066097A" w:rsidP="00AA6037" w:rsidRDefault="00E50AE3" w14:paraId="73EDED1B" w14:textId="032C0BFD">
      <w:pPr>
        <w:rPr>
          <w:lang w:val="en-GB"/>
        </w:rPr>
      </w:pPr>
      <w:r w:rsidRPr="005F1D76">
        <w:rPr>
          <w:lang w:val="en-GB"/>
        </w:rPr>
        <w:t xml:space="preserve">The exploitable results of SP-EU will inform policy makers of the evidence-base to implement SP in their health care systems. The innovative cornerstone of SP is to combine individual health care with population health. Due to the co-creation </w:t>
      </w:r>
      <w:r w:rsidRPr="005F1D76" w:rsidR="005F1D76">
        <w:rPr>
          <w:lang w:val="en-GB"/>
        </w:rPr>
        <w:t>process, which we will conduct,</w:t>
      </w:r>
      <w:r w:rsidRPr="005F1D76">
        <w:rPr>
          <w:lang w:val="en-GB"/>
        </w:rPr>
        <w:t xml:space="preserve"> the adapted SP will be people-centred. From the health economic analysis, we will know if SP is cost-effective. We will disseminate these results especially to policy makers in the field of health care. To improve the uptake of SP, we will publish short policy briefings containing the most important information on SP as well as manuals how to implement SP locally and </w:t>
      </w:r>
      <w:r w:rsidRPr="005F1D76" w:rsidR="005F1D76">
        <w:rPr>
          <w:lang w:val="en-GB"/>
        </w:rPr>
        <w:t>countrywide</w:t>
      </w:r>
      <w:r w:rsidRPr="005F1D76">
        <w:rPr>
          <w:lang w:val="en-GB"/>
        </w:rPr>
        <w:t>. Thus, the results of SP-EU will enable policy makers to uptake SP as an innovative and sustainable solution for European health care systems to improve access to health related services in the community.</w:t>
      </w:r>
    </w:p>
    <w:p w:rsidRPr="005F1D76" w:rsidR="00E50AE3" w:rsidP="00AA6037" w:rsidRDefault="00E50AE3" w14:paraId="0183F524" w14:textId="46C23BAD">
      <w:pPr>
        <w:rPr>
          <w:b/>
          <w:lang w:val="en-GB"/>
        </w:rPr>
      </w:pPr>
      <w:r w:rsidRPr="005F1D76">
        <w:rPr>
          <w:b/>
          <w:lang w:val="en-GB"/>
        </w:rPr>
        <w:t>The development of innovative solutions for health care systems in all their various dimensions and for policy-making</w:t>
      </w:r>
      <w:r w:rsidRPr="005F1D76" w:rsidR="00F33AE8">
        <w:rPr>
          <w:b/>
          <w:lang w:val="en-GB"/>
        </w:rPr>
        <w:t xml:space="preserve"> (I2)</w:t>
      </w:r>
    </w:p>
    <w:p w:rsidRPr="005F1D76" w:rsidR="00E50AE3" w:rsidP="00AA6037" w:rsidRDefault="00E50AE3" w14:paraId="11AEB55D" w14:textId="3445087C">
      <w:pPr>
        <w:rPr>
          <w:lang w:val="en-GB"/>
        </w:rPr>
      </w:pPr>
      <w:r w:rsidRPr="005F1D76">
        <w:rPr>
          <w:lang w:val="en-GB"/>
        </w:rPr>
        <w:t xml:space="preserve">We will bring SP </w:t>
      </w:r>
      <w:r w:rsidRPr="005F1D76" w:rsidR="005F1D76">
        <w:rPr>
          <w:lang w:val="en-GB"/>
        </w:rPr>
        <w:t>forward</w:t>
      </w:r>
      <w:r w:rsidRPr="005F1D76">
        <w:rPr>
          <w:lang w:val="en-GB"/>
        </w:rPr>
        <w:t xml:space="preserve"> to technology readiness level 9. Thus, we will develop SP further to be ready to be implemented by policy makers as an innovative solution.</w:t>
      </w:r>
    </w:p>
    <w:p w:rsidRPr="005F1D76" w:rsidR="00E50AE3" w:rsidP="007E38F4" w:rsidRDefault="00E50AE3" w14:paraId="3F89B922" w14:textId="45A726ED">
      <w:pPr>
        <w:spacing w:before="10" w:after="10"/>
        <w:rPr>
          <w:b/>
          <w:lang w:val="en-GB"/>
        </w:rPr>
      </w:pPr>
      <w:r w:rsidRPr="005F1D76">
        <w:rPr>
          <w:b/>
          <w:lang w:val="en-GB"/>
        </w:rPr>
        <w:t>New evidence, methods and tools to implement successfully those innovative solutions into their health care systems. It will deliver solutions that are scalable and transferrable between different types of health care systems in different countries and provide knowledge supporting the transfer of solutions between countries</w:t>
      </w:r>
      <w:r w:rsidRPr="005F1D76" w:rsidR="00F33AE8">
        <w:rPr>
          <w:b/>
          <w:lang w:val="en-GB"/>
        </w:rPr>
        <w:t xml:space="preserve"> (I3)</w:t>
      </w:r>
    </w:p>
    <w:p w:rsidRPr="005F1D76" w:rsidR="007E38F4" w:rsidP="007E38F4" w:rsidRDefault="00E50AE3" w14:paraId="63EFED45" w14:textId="650227BB">
      <w:pPr>
        <w:spacing w:before="10" w:after="10"/>
        <w:rPr>
          <w:lang w:val="en-GB"/>
        </w:rPr>
      </w:pPr>
      <w:r w:rsidRPr="005F1D76">
        <w:rPr>
          <w:lang w:val="en-GB"/>
        </w:rPr>
        <w:t xml:space="preserve">From the qualitative part of </w:t>
      </w:r>
      <w:r w:rsidRPr="005F1D76" w:rsidR="005F1D76">
        <w:rPr>
          <w:lang w:val="en-GB"/>
        </w:rPr>
        <w:t>SP-EU,</w:t>
      </w:r>
      <w:r w:rsidRPr="005F1D76">
        <w:rPr>
          <w:lang w:val="en-GB"/>
        </w:rPr>
        <w:t xml:space="preserve"> we will report </w:t>
      </w:r>
      <w:r w:rsidRPr="005F1D76" w:rsidR="006B0125">
        <w:rPr>
          <w:lang w:val="en-GB"/>
        </w:rPr>
        <w:t>knowledge</w:t>
      </w:r>
      <w:r w:rsidRPr="005F1D76">
        <w:rPr>
          <w:lang w:val="en-GB"/>
        </w:rPr>
        <w:t xml:space="preserve"> from different </w:t>
      </w:r>
      <w:r w:rsidRPr="005F1D76" w:rsidR="005F1D76">
        <w:rPr>
          <w:lang w:val="en-GB"/>
        </w:rPr>
        <w:t>countries, which</w:t>
      </w:r>
      <w:r w:rsidRPr="005F1D76">
        <w:rPr>
          <w:lang w:val="en-GB"/>
        </w:rPr>
        <w:t xml:space="preserve"> enables the transfer of SP between these countries in Europe. These qualitative results will improve scalability and transferability of SP</w:t>
      </w:r>
      <w:r w:rsidRPr="005F1D76" w:rsidR="006B0125">
        <w:rPr>
          <w:lang w:val="en-GB"/>
        </w:rPr>
        <w:t>.</w:t>
      </w:r>
    </w:p>
    <w:p w:rsidRPr="005F1D76" w:rsidR="007E38F4" w:rsidP="007E38F4" w:rsidRDefault="007E38F4" w14:paraId="3F0C09DE" w14:textId="4B866DCF">
      <w:pPr>
        <w:spacing w:before="10" w:after="10"/>
        <w:rPr>
          <w:lang w:val="en-GB"/>
        </w:rPr>
      </w:pPr>
    </w:p>
    <w:p w:rsidRPr="005F1D76" w:rsidR="006B0125" w:rsidP="00160DE2" w:rsidRDefault="006B0125" w14:paraId="632A5429" w14:textId="767DDB52">
      <w:pPr>
        <w:spacing w:before="10" w:after="10"/>
        <w:rPr>
          <w:b/>
          <w:lang w:val="en-GB"/>
        </w:rPr>
      </w:pPr>
      <w:r w:rsidRPr="005F1D76">
        <w:rPr>
          <w:b/>
          <w:lang w:val="en-GB"/>
        </w:rPr>
        <w:t>Shifting from hospital-centred to community-based, people-centred and integrated health care structures</w:t>
      </w:r>
      <w:r w:rsidRPr="005F1D76" w:rsidR="00F33AE8">
        <w:rPr>
          <w:b/>
          <w:lang w:val="en-GB"/>
        </w:rPr>
        <w:t xml:space="preserve"> (I4)</w:t>
      </w:r>
    </w:p>
    <w:p w:rsidR="006B0125" w:rsidP="00160DE2" w:rsidRDefault="006B0125" w14:paraId="6A87259B" w14:textId="1B89FCEF">
      <w:pPr>
        <w:spacing w:before="10" w:after="10"/>
        <w:rPr>
          <w:lang w:val="en-GB"/>
        </w:rPr>
      </w:pPr>
      <w:r w:rsidRPr="005F1D76">
        <w:rPr>
          <w:lang w:val="en-GB"/>
        </w:rPr>
        <w:t>SP enables health care structures to strengthen the connection between health care and the community by introducing the link worker. Thus, it improves the resilience of community-based primary care by enabling to deal with health related social problems directly out of primary care and avoiding unnecessary hospital treatments. Because of the integrated co-creation, process our SP solution will be people centred. We will disseminate the results of SP-EU to all sorts of health care providers including manuals how to implement social prescribing on a local level as integrated health care structure.</w:t>
      </w:r>
    </w:p>
    <w:p w:rsidRPr="005F1D76" w:rsidR="00D62DA9" w:rsidP="00D62DA9" w:rsidRDefault="004070F5" w14:paraId="17B9170C" w14:textId="6CE60C17">
      <w:pPr>
        <w:spacing w:before="10" w:after="10"/>
        <w:jc w:val="center"/>
        <w:rPr>
          <w:b/>
          <w:lang w:val="en-GB"/>
        </w:rPr>
      </w:pPr>
      <w:r w:rsidRPr="004070F5">
        <w:rPr>
          <w:b/>
          <w:lang w:val="en-GB"/>
        </w:rPr>
        <w:drawing>
          <wp:inline distT="0" distB="0" distL="0" distR="0" wp14:anchorId="506AB42F" wp14:editId="24F437CD">
            <wp:extent cx="5057775" cy="3753183"/>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73929" cy="3765170"/>
                    </a:xfrm>
                    <a:prstGeom prst="rect">
                      <a:avLst/>
                    </a:prstGeom>
                  </pic:spPr>
                </pic:pic>
              </a:graphicData>
            </a:graphic>
          </wp:inline>
        </w:drawing>
      </w:r>
    </w:p>
    <w:p w:rsidRPr="005F1D76" w:rsidR="0024657B" w:rsidP="00160DE2" w:rsidRDefault="0024657B" w14:paraId="288E1DC3" w14:textId="6F188CC4">
      <w:pPr>
        <w:spacing w:before="10" w:after="10"/>
        <w:rPr>
          <w:lang w:val="en-GB"/>
        </w:rPr>
      </w:pPr>
    </w:p>
    <w:p w:rsidRPr="005F1D76" w:rsidR="0024657B" w:rsidP="0024657B" w:rsidRDefault="0024657B" w14:paraId="0F2BEE54" w14:textId="77777777">
      <w:pPr>
        <w:spacing w:before="10" w:after="10"/>
        <w:rPr>
          <w:b/>
          <w:color w:val="0070C0"/>
          <w:u w:val="single"/>
          <w:lang w:val="en-GB"/>
        </w:rPr>
      </w:pPr>
      <w:r w:rsidRPr="005F1D76">
        <w:rPr>
          <w:b/>
          <w:color w:val="0070C0"/>
          <w:u w:val="single"/>
          <w:lang w:val="en-GB"/>
        </w:rPr>
        <w:t>Scale and significance of the project's contribution to the expected outcomes and impacts</w:t>
      </w:r>
    </w:p>
    <w:p w:rsidRPr="005F1D76" w:rsidR="007E38F4" w:rsidP="007E38F4" w:rsidRDefault="006B0125" w14:paraId="6A2E8989" w14:textId="70C95D82">
      <w:pPr>
        <w:spacing w:before="10" w:after="10"/>
        <w:rPr>
          <w:lang w:val="en-GB"/>
        </w:rPr>
      </w:pPr>
      <w:r w:rsidRPr="005F1D76">
        <w:rPr>
          <w:lang w:val="en-GB"/>
        </w:rPr>
        <w:t>In the EU, there are about 20 million LGBT persons, more than 20 million refugees and displaced people and more than 20 million 1</w:t>
      </w:r>
      <w:r w:rsidRPr="005F1D76">
        <w:rPr>
          <w:vertAlign w:val="superscript"/>
          <w:lang w:val="en-GB"/>
        </w:rPr>
        <w:t>st</w:t>
      </w:r>
      <w:r w:rsidRPr="005F1D76">
        <w:rPr>
          <w:lang w:val="en-GB"/>
        </w:rPr>
        <w:t xml:space="preserve"> generation immigrants, </w:t>
      </w:r>
      <w:r w:rsidRPr="005F1D76" w:rsidR="00252BC6">
        <w:rPr>
          <w:lang w:val="en-GB"/>
        </w:rPr>
        <w:t>40% of women 65 years of older in the EU live alone and 22% of mean 65 years adding up to more than 25 million older inhabitants living alone. These three vulnerable groups are thus of important scale for the European Union and social problems such as loneliness or financial problems are common and have a great impact on health and well-being.</w:t>
      </w:r>
    </w:p>
    <w:p w:rsidRPr="005F1D76" w:rsidR="00252BC6" w:rsidP="007E38F4" w:rsidRDefault="00252BC6" w14:paraId="6B26ADFC" w14:textId="4D45F876">
      <w:pPr>
        <w:spacing w:before="10" w:after="10"/>
        <w:rPr>
          <w:lang w:val="en-GB"/>
        </w:rPr>
      </w:pPr>
      <w:r w:rsidRPr="005F1D76">
        <w:rPr>
          <w:lang w:val="en-GB"/>
        </w:rPr>
        <w:t>With the results of SP-EU, we will be able to improve health and well-being for more than 60 million inhabitants of the EU by improving access to health and care services in the community. We will enable around 250.000 GPs in Europe to strengthen the community connections and provide better people-centred integrated health care for their patients with social prescribing.</w:t>
      </w:r>
    </w:p>
    <w:p w:rsidRPr="005F1D76" w:rsidR="006B0125" w:rsidP="007E38F4" w:rsidRDefault="006B0125" w14:paraId="1DD971F5" w14:textId="77777777">
      <w:pPr>
        <w:spacing w:before="10" w:after="10"/>
        <w:rPr>
          <w:lang w:val="en-GB"/>
        </w:rPr>
      </w:pPr>
    </w:p>
    <w:p w:rsidRPr="005F1D76" w:rsidR="00FB554A" w:rsidP="007E38F4" w:rsidRDefault="00FB554A" w14:paraId="03FA9E7E" w14:textId="63CA7DAF">
      <w:pPr>
        <w:spacing w:before="10" w:after="10"/>
        <w:rPr>
          <w:b/>
          <w:color w:val="0070C0"/>
          <w:u w:val="single"/>
          <w:lang w:val="en-GB"/>
        </w:rPr>
      </w:pPr>
      <w:r w:rsidRPr="005F1D76">
        <w:rPr>
          <w:b/>
          <w:color w:val="0070C0"/>
          <w:u w:val="single"/>
          <w:lang w:val="en-GB"/>
        </w:rPr>
        <w:t>Requirements and potential barriers</w:t>
      </w:r>
    </w:p>
    <w:p w:rsidRPr="005F1D76" w:rsidR="00E14B8A" w:rsidP="00F33AE8" w:rsidRDefault="00F33AE8" w14:paraId="6A4483E7" w14:textId="525B3EF8">
      <w:pPr>
        <w:rPr>
          <w:lang w:val="en-GB"/>
        </w:rPr>
      </w:pPr>
      <w:r w:rsidRPr="005F1D76">
        <w:rPr>
          <w:lang w:val="en-GB"/>
        </w:rPr>
        <w:t>To achieve the impact of SP-EU on the health care systems, there are some potential barriers, which we are going to address:</w:t>
      </w:r>
    </w:p>
    <w:tbl>
      <w:tblPr>
        <w:tblStyle w:val="Tabellenraster"/>
        <w:tblW w:w="10201" w:type="dxa"/>
        <w:tblLook w:val="04A0" w:firstRow="1" w:lastRow="0" w:firstColumn="1" w:lastColumn="0" w:noHBand="0" w:noVBand="1"/>
      </w:tblPr>
      <w:tblGrid>
        <w:gridCol w:w="3398"/>
        <w:gridCol w:w="6803"/>
      </w:tblGrid>
      <w:tr w:rsidRPr="00A17352" w:rsidR="00F33AE8" w:rsidTr="3505FF2E" w14:paraId="47A88CA3" w14:textId="77777777">
        <w:tc>
          <w:tcPr>
            <w:tcW w:w="3398" w:type="dxa"/>
            <w:shd w:val="clear" w:color="auto" w:fill="E7E6E6" w:themeFill="background2"/>
            <w:tcMar/>
          </w:tcPr>
          <w:p w:rsidRPr="005F1D76" w:rsidR="00F33AE8" w:rsidP="00F33AE8" w:rsidRDefault="00F33AE8" w14:paraId="4ADA5B16" w14:textId="318A3803">
            <w:pPr>
              <w:rPr>
                <w:lang w:val="en-GB"/>
              </w:rPr>
            </w:pPr>
            <w:r w:rsidRPr="005F1D76">
              <w:rPr>
                <w:lang w:val="en-GB"/>
              </w:rPr>
              <w:t>Potential Barrier</w:t>
            </w:r>
          </w:p>
        </w:tc>
        <w:tc>
          <w:tcPr>
            <w:tcW w:w="6803" w:type="dxa"/>
            <w:shd w:val="clear" w:color="auto" w:fill="E7E6E6" w:themeFill="background2"/>
            <w:tcMar/>
          </w:tcPr>
          <w:p w:rsidRPr="005F1D76" w:rsidR="00F33AE8" w:rsidP="00F33AE8" w:rsidRDefault="00F33AE8" w14:paraId="3390736B" w14:textId="19CCB3D7">
            <w:pPr>
              <w:rPr>
                <w:lang w:val="en-GB"/>
              </w:rPr>
            </w:pPr>
            <w:r w:rsidRPr="005F1D76">
              <w:rPr>
                <w:lang w:val="en-GB"/>
              </w:rPr>
              <w:t>How we address the barrier</w:t>
            </w:r>
          </w:p>
        </w:tc>
      </w:tr>
      <w:tr w:rsidRPr="00A17352" w:rsidR="00F33AE8" w:rsidTr="3505FF2E" w14:paraId="1348AB1E" w14:textId="77777777">
        <w:tc>
          <w:tcPr>
            <w:tcW w:w="3398" w:type="dxa"/>
            <w:tcMar/>
          </w:tcPr>
          <w:p w:rsidRPr="005F1D76" w:rsidR="00F33AE8" w:rsidP="00F33AE8" w:rsidRDefault="00F33AE8" w14:paraId="28282EF8" w14:textId="05FBDA1F">
            <w:pPr>
              <w:rPr>
                <w:lang w:val="en-GB"/>
              </w:rPr>
            </w:pPr>
            <w:r w:rsidRPr="005F1D76">
              <w:rPr>
                <w:lang w:val="en-GB"/>
              </w:rPr>
              <w:t>Workforce considerations: There is a workforce shortage especially in the health and social care sector. Finding no link workers to implement social prescribing might be a barrier to implementing SP broadly in the EU.</w:t>
            </w:r>
          </w:p>
        </w:tc>
        <w:tc>
          <w:tcPr>
            <w:tcW w:w="6803" w:type="dxa"/>
            <w:tcMar/>
          </w:tcPr>
          <w:p w:rsidRPr="005F1D76" w:rsidR="00F33AE8" w:rsidP="00F33AE8" w:rsidRDefault="00F33AE8" w14:paraId="50980414" w14:textId="77777777">
            <w:pPr>
              <w:rPr>
                <w:lang w:val="en-GB"/>
              </w:rPr>
            </w:pPr>
            <w:r w:rsidRPr="005F1D76">
              <w:rPr>
                <w:lang w:val="en-GB"/>
              </w:rPr>
              <w:t>The SP concept of SP-EU will free GPs from the burden of additional tasks with social problems. Thus, it will soften the workforce shortage of GPs.</w:t>
            </w:r>
          </w:p>
          <w:p w:rsidRPr="005F1D76" w:rsidR="00F33AE8" w:rsidP="00F33AE8" w:rsidRDefault="00F33AE8" w14:paraId="6A672D7B" w14:textId="79F79294">
            <w:pPr>
              <w:rPr>
                <w:lang w:val="en-GB"/>
              </w:rPr>
            </w:pPr>
            <w:r w:rsidRPr="005F1D76">
              <w:rPr>
                <w:lang w:val="en-GB"/>
              </w:rPr>
              <w:t>The UK has already experiences in recruiting and training of Link Workers. We will learn from these experiences through the qualitative part of SP-EU as well as through setting up training and training manuals in the RCT. The lower entrance for link workers compared to nurses and social workers will ease the workforce shortage here.</w:t>
            </w:r>
          </w:p>
        </w:tc>
      </w:tr>
      <w:tr w:rsidRPr="00A17352" w:rsidR="00F33AE8" w:rsidTr="3505FF2E" w14:paraId="6BC8C653" w14:textId="77777777">
        <w:tc>
          <w:tcPr>
            <w:tcW w:w="3398" w:type="dxa"/>
            <w:tcMar/>
          </w:tcPr>
          <w:p w:rsidRPr="005F1D76" w:rsidR="00F33AE8" w:rsidP="00F33AE8" w:rsidRDefault="00492888" w14:paraId="65D952CC" w14:textId="123C72EA">
            <w:pPr>
              <w:rPr>
                <w:lang w:val="en-GB"/>
              </w:rPr>
            </w:pPr>
            <w:r w:rsidRPr="005F1D76">
              <w:rPr>
                <w:lang w:val="en-GB"/>
              </w:rPr>
              <w:t>Public acceptance: The public might not be willing to accept a referral from primary care to community services.</w:t>
            </w:r>
          </w:p>
        </w:tc>
        <w:tc>
          <w:tcPr>
            <w:tcW w:w="6803" w:type="dxa"/>
            <w:tcMar/>
          </w:tcPr>
          <w:p w:rsidRPr="005F1D76" w:rsidR="00F33AE8" w:rsidP="00F33AE8" w:rsidRDefault="00492888" w14:paraId="04632D2D" w14:textId="6CDF55A4">
            <w:pPr>
              <w:rPr>
                <w:lang w:val="en-GB"/>
              </w:rPr>
            </w:pPr>
            <w:r w:rsidRPr="005F1D76">
              <w:rPr>
                <w:lang w:val="en-GB"/>
              </w:rPr>
              <w:t>Experiences from the UK show a high acceptance of SP. However, we will address this barrier in the qualitative part of SP-EU and by having a good communication strategy involving social media and classic mass media in communicating with the public.</w:t>
            </w:r>
          </w:p>
        </w:tc>
      </w:tr>
      <w:tr w:rsidRPr="00A17352" w:rsidR="00F33AE8" w:rsidTr="3505FF2E" w14:paraId="4397239A" w14:textId="77777777">
        <w:tc>
          <w:tcPr>
            <w:tcW w:w="3398" w:type="dxa"/>
            <w:tcMar/>
          </w:tcPr>
          <w:p w:rsidRPr="005F1D76" w:rsidR="00F33AE8" w:rsidP="00F33AE8" w:rsidRDefault="00492888" w14:paraId="106D5A16" w14:textId="2CDE8775">
            <w:pPr>
              <w:rPr>
                <w:lang w:val="en-GB"/>
              </w:rPr>
            </w:pPr>
            <w:r w:rsidRPr="005F1D76">
              <w:rPr>
                <w:lang w:val="en-GB"/>
              </w:rPr>
              <w:t>Financing: To implement SP, there will be two financial challenges. First financing the link worker and the process of social prescribing and second financing the community services.</w:t>
            </w:r>
          </w:p>
        </w:tc>
        <w:tc>
          <w:tcPr>
            <w:tcW w:w="6803" w:type="dxa"/>
            <w:tcMar/>
          </w:tcPr>
          <w:p w:rsidRPr="005F1D76" w:rsidR="00F33AE8" w:rsidP="00F33AE8" w:rsidRDefault="00492888" w14:paraId="1999FD4D" w14:textId="6B4B46F7">
            <w:pPr>
              <w:rPr>
                <w:lang w:val="en-GB"/>
              </w:rPr>
            </w:pPr>
            <w:r w:rsidRPr="3505FF2E" w:rsidR="2AE62A5D">
              <w:rPr>
                <w:lang w:val="en-GB"/>
              </w:rPr>
              <w:t xml:space="preserve">We will address the issue of financing community services in the qualitative part of the study. There are going to be different local solutions in each of the EU states to cover these problems, as the community and NGO sectors are </w:t>
            </w:r>
            <w:del w:author="Napierala, Hendrik" w:date="2023-08-16T09:39:05.418Z" w:id="2011314769">
              <w:r w:rsidRPr="3505FF2E" w:rsidDel="2AE62A5D">
                <w:rPr>
                  <w:lang w:val="en-GB"/>
                </w:rPr>
                <w:delText xml:space="preserve">widely </w:delText>
              </w:r>
            </w:del>
            <w:r w:rsidRPr="3505FF2E" w:rsidR="2AE62A5D">
              <w:rPr>
                <w:lang w:val="en-GB"/>
              </w:rPr>
              <w:t>different</w:t>
            </w:r>
            <w:ins w:author="Napierala, Hendrik" w:date="2023-08-16T09:39:08.112Z" w:id="761573772">
              <w:r w:rsidRPr="3505FF2E" w:rsidR="2B9CAB3A">
                <w:rPr>
                  <w:lang w:val="en-GB"/>
                </w:rPr>
                <w:t>ly</w:t>
              </w:r>
            </w:ins>
            <w:r w:rsidRPr="3505FF2E" w:rsidR="2AE62A5D">
              <w:rPr>
                <w:lang w:val="en-GB"/>
              </w:rPr>
              <w:t xml:space="preserve"> financed throughout the EU. With the data of the economic analysis from the RCT, we are going to be able to prove the financial sustainability of SP. We will start early in SP-EU communicating with policy makers on the financing of SP for vulnerable groups.</w:t>
            </w:r>
          </w:p>
        </w:tc>
      </w:tr>
    </w:tbl>
    <w:p w:rsidRPr="005F1D76" w:rsidR="00C63A44" w:rsidP="00E14B8A" w:rsidRDefault="00C63A44" w14:paraId="562810F4" w14:textId="77777777">
      <w:pPr>
        <w:spacing w:before="10" w:after="10"/>
        <w:rPr>
          <w:b/>
          <w:color w:val="2F5496" w:themeColor="accent1" w:themeShade="BF"/>
          <w:u w:val="single"/>
          <w:lang w:val="en-GB"/>
        </w:rPr>
      </w:pPr>
    </w:p>
    <w:p w:rsidRPr="005F1D76" w:rsidR="00161B29" w:rsidP="00FB554A" w:rsidRDefault="0077110A" w14:paraId="6FEAD11E" w14:textId="6DFC6B6C">
      <w:pPr>
        <w:rPr>
          <w:rFonts w:ascii="Calibri" w:hAnsi="Calibri" w:cs="Calibri"/>
          <w:lang w:val="en-GB"/>
        </w:rPr>
      </w:pPr>
      <w:r w:rsidRPr="005F1D76">
        <w:rPr>
          <w:rFonts w:ascii="Calibri" w:hAnsi="Calibri" w:cs="Calibri"/>
          <w:noProof/>
          <w:color w:val="B5B5B5"/>
          <w:sz w:val="18"/>
          <w:szCs w:val="16"/>
          <w:lang w:val="en-GB"/>
        </w:rPr>
        <w:t>#§</w:t>
      </w:r>
      <w:r w:rsidRPr="005F1D76">
        <w:rPr>
          <w:rFonts w:ascii="Calibri" w:hAnsi="Calibri" w:cs="Calibri"/>
          <w:noProof/>
          <w:color w:val="B5B5B5"/>
          <w:sz w:val="18"/>
          <w:szCs w:val="18"/>
          <w:lang w:val="en-GB"/>
        </w:rPr>
        <w:t>IMP-ACT-IA</w:t>
      </w:r>
      <w:r w:rsidRPr="005F1D76">
        <w:rPr>
          <w:rFonts w:ascii="Calibri" w:hAnsi="Calibri" w:cs="Calibri"/>
          <w:noProof/>
          <w:color w:val="B5B5B5"/>
          <w:sz w:val="18"/>
          <w:szCs w:val="16"/>
          <w:lang w:val="en-GB"/>
        </w:rPr>
        <w:t>§#</w:t>
      </w:r>
    </w:p>
    <w:sectPr w:rsidRPr="005F1D76" w:rsidR="00161B29" w:rsidSect="00421CF7">
      <w:headerReference w:type="default" r:id="rId14"/>
      <w:footerReference w:type="default" r:id="rId15"/>
      <w:pgSz w:w="11906" w:h="16838" w:orient="portrait"/>
      <w:pgMar w:top="851" w:right="851" w:bottom="851" w:left="851" w:header="709" w:footer="709" w:gutter="0"/>
      <w:cols w:space="708"/>
      <w:docGrid w:linePitch="360"/>
    </w:sectPr>
  </w:body>
</w:document>
</file>

<file path=word/comments.xml><?xml version="1.0" encoding="utf-8"?>
<w:comments xmlns:w14="http://schemas.microsoft.com/office/word/2010/wordml" xmlns:w="http://schemas.openxmlformats.org/wordprocessingml/2006/main">
  <w:comment w:initials="NH" w:author="Napierala, Hendrik" w:date="2023-08-16T08:56:19" w:id="873128240">
    <w:p w:rsidR="4621AD03" w:rsidRDefault="4621AD03" w14:paraId="5D40AC73" w14:textId="65A9C5D0">
      <w:pPr>
        <w:pStyle w:val="CommentText"/>
      </w:pPr>
      <w:r w:rsidR="4621AD03">
        <w:rPr/>
        <w:t>das muss so früh wie möglich erfolgen lt. EU. A.e. für uns, wenn die preprints da sind.</w:t>
      </w:r>
      <w:r>
        <w:rPr>
          <w:rStyle w:val="CommentReference"/>
        </w:rPr>
        <w:annotationRef/>
      </w:r>
    </w:p>
  </w:comment>
  <w:comment w:initials="NH" w:author="Napierala, Hendrik" w:date="2023-08-16T11:18:27" w:id="710592392">
    <w:p w:rsidR="3505FF2E" w:rsidRDefault="3505FF2E" w14:paraId="46EB6198" w14:textId="720C4728">
      <w:pPr>
        <w:pStyle w:val="CommentText"/>
      </w:pPr>
      <w:r w:rsidR="3505FF2E">
        <w:rPr/>
        <w:t>Hier könnten wir überlegen noch ein Software objective einzufügen.</w:t>
      </w:r>
      <w:r>
        <w:rPr>
          <w:rStyle w:val="CommentReference"/>
        </w:rPr>
        <w:annotationRef/>
      </w:r>
    </w:p>
  </w:comment>
  <w:comment w:initials="NH" w:author="Napierala, Hendrik" w:date="2023-08-16T11:27:41" w:id="1893258009">
    <w:p w:rsidR="3505FF2E" w:rsidRDefault="3505FF2E" w14:paraId="7B6E7492" w14:textId="5248ADD8">
      <w:pPr>
        <w:pStyle w:val="CommentText"/>
      </w:pPr>
      <w:r w:rsidR="3505FF2E">
        <w:rPr/>
        <w:t>Wenn wir Machine Learning einbauen, müssen wir noch die gesonderten Anforderungen der EU beachten.</w:t>
      </w:r>
      <w:r>
        <w:rPr>
          <w:rStyle w:val="CommentReference"/>
        </w:rPr>
        <w:annotationRef/>
      </w:r>
    </w:p>
  </w:comment>
  <w:comment w:initials="NH" w:author="Napierala, Hendrik" w:date="2023-08-16T11:29:52" w:id="456196012">
    <w:p w:rsidR="3505FF2E" w:rsidRDefault="3505FF2E" w14:paraId="6C0EDF18" w14:textId="702ADFDE">
      <w:pPr>
        <w:pStyle w:val="CommentText"/>
      </w:pPr>
      <w:r w:rsidR="3505FF2E">
        <w:rPr/>
        <w:t xml:space="preserve">Überlegungen: </w:t>
      </w:r>
      <w:r>
        <w:rPr>
          <w:rStyle w:val="CommentReference"/>
        </w:rPr>
        <w:annotationRef/>
      </w:r>
    </w:p>
    <w:p w:rsidR="3505FF2E" w:rsidRDefault="3505FF2E" w14:paraId="1E606213" w14:textId="0AB6F6CE">
      <w:pPr>
        <w:pStyle w:val="CommentText"/>
      </w:pPr>
      <w:r w:rsidR="3505FF2E">
        <w:rPr/>
        <w:t>- Data scraping von Google maps, Übertragung in OpenStreetMap</w:t>
      </w:r>
    </w:p>
    <w:p w:rsidR="3505FF2E" w:rsidRDefault="3505FF2E" w14:paraId="10D360C6" w14:textId="4B52DC64">
      <w:pPr>
        <w:pStyle w:val="CommentText"/>
      </w:pPr>
      <w:r w:rsidR="3505FF2E">
        <w:rPr/>
        <w:t>- Webanwendung ohne Zugangsbeschränkung (für Interessierte) und mit Beschränkung (Projektmitarbeiter, LW) zur Kuratierung</w:t>
      </w:r>
    </w:p>
    <w:p w:rsidR="3505FF2E" w:rsidRDefault="3505FF2E" w14:paraId="39A8EB6E" w14:textId="5B841D35">
      <w:pPr>
        <w:pStyle w:val="CommentText"/>
      </w:pPr>
      <w:r w:rsidR="3505FF2E">
        <w:rPr/>
        <w:t>- Kuratierung, und Anlernen eines ML Systems zur Erleichterung der Arbeit</w:t>
      </w:r>
    </w:p>
    <w:p w:rsidR="3505FF2E" w:rsidRDefault="3505FF2E" w14:paraId="036ECE55" w14:textId="2E8EDF7D">
      <w:pPr>
        <w:pStyle w:val="CommentText"/>
      </w:pPr>
    </w:p>
    <w:p w:rsidR="3505FF2E" w:rsidRDefault="3505FF2E" w14:paraId="1C62884E" w14:textId="226053AF">
      <w:pPr>
        <w:pStyle w:val="CommentText"/>
      </w:pPr>
      <w:r w:rsidR="3505FF2E">
        <w:rPr/>
        <w:t>Gedanken zur Weiternutzung machen</w:t>
      </w:r>
    </w:p>
  </w:comment>
</w:comments>
</file>

<file path=word/commentsExtended.xml><?xml version="1.0" encoding="utf-8"?>
<w15:commentsEx xmlns:mc="http://schemas.openxmlformats.org/markup-compatibility/2006" xmlns:w15="http://schemas.microsoft.com/office/word/2012/wordml" mc:Ignorable="w15">
  <w15:commentEx w15:done="0" w15:paraId="5D40AC73"/>
  <w15:commentEx w15:done="0" w15:paraId="46EB6198"/>
  <w15:commentEx w15:done="0" w15:paraId="7B6E7492"/>
  <w15:commentEx w15:done="0" w15:paraId="1C62884E" w15:paraIdParent="7B6E749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72F52AA" w16cex:dateUtc="2023-07-31T06:22:11.73Z"/>
  <w16cex:commentExtensible w16cex:durableId="22687AFE" w16cex:dateUtc="2023-07-31T06:25:24.635Z"/>
  <w16cex:commentExtensible w16cex:durableId="50EA2F81" w16cex:dateUtc="2023-08-16T06:56:19.186Z"/>
  <w16cex:commentExtensible w16cex:durableId="2083D2AF" w16cex:dateUtc="2023-08-16T09:18:27.451Z"/>
  <w16cex:commentExtensible w16cex:durableId="42C7CCC4" w16cex:dateUtc="2023-08-16T09:27:41.836Z"/>
  <w16cex:commentExtensible w16cex:durableId="7B255210" w16cex:dateUtc="2023-08-16T09:29:52.557Z"/>
</w16cex:commentsExtensible>
</file>

<file path=word/commentsIds.xml><?xml version="1.0" encoding="utf-8"?>
<w16cid:commentsIds xmlns:mc="http://schemas.openxmlformats.org/markup-compatibility/2006" xmlns:w16cid="http://schemas.microsoft.com/office/word/2016/wordml/cid" mc:Ignorable="w16cid">
  <w16cid:commentId w16cid:paraId="39D1F432" w16cid:durableId="286B7FE5"/>
  <w16cid:commentId w16cid:paraId="0EDB7840" w16cid:durableId="286B7FE6"/>
  <w16cid:commentId w16cid:paraId="2CA65D96" w16cid:durableId="286B7FE7"/>
  <w16cid:commentId w16cid:paraId="4DEF5C7C" w16cid:durableId="286B7FE8"/>
  <w16cid:commentId w16cid:paraId="16EB9A7B" w16cid:durableId="286B7FE9"/>
  <w16cid:commentId w16cid:paraId="768F3E01" w16cid:durableId="286B7FEA"/>
  <w16cid:commentId w16cid:paraId="75CEE601" w16cid:durableId="286B7FEB"/>
  <w16cid:commentId w16cid:paraId="1315FD5F" w16cid:durableId="286B7FEC"/>
  <w16cid:commentId w16cid:paraId="3DBE9EE5" w16cid:durableId="286B7FED"/>
  <w16cid:commentId w16cid:paraId="7B209757" w16cid:durableId="286B7FEE"/>
  <w16cid:commentId w16cid:paraId="13522DFA" w16cid:durableId="286B7FEF"/>
  <w16cid:commentId w16cid:paraId="29ADE70D" w16cid:durableId="5DC1365B"/>
  <w16cid:commentId w16cid:paraId="7413D4D2" w16cid:durableId="4ECC7195"/>
  <w16cid:commentId w16cid:paraId="38E8F98C" w16cid:durableId="172F52AA"/>
  <w16cid:commentId w16cid:paraId="28CC3235" w16cid:durableId="22687AFE"/>
  <w16cid:commentId w16cid:paraId="5D40AC73" w16cid:durableId="50EA2F81"/>
  <w16cid:commentId w16cid:paraId="46EB6198" w16cid:durableId="2083D2AF"/>
  <w16cid:commentId w16cid:paraId="7B6E7492" w16cid:durableId="42C7CCC4"/>
  <w16cid:commentId w16cid:paraId="1C62884E" w16cid:durableId="7B25521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249F" w:rsidP="00B66023" w:rsidRDefault="00A0249F" w14:paraId="2CBD7052" w14:textId="77777777">
      <w:r>
        <w:separator/>
      </w:r>
    </w:p>
  </w:endnote>
  <w:endnote w:type="continuationSeparator" w:id="0">
    <w:p w:rsidR="00A0249F" w:rsidP="00B66023" w:rsidRDefault="00A0249F" w14:paraId="36F4A68E" w14:textId="77777777">
      <w:r>
        <w:continuationSeparator/>
      </w:r>
    </w:p>
  </w:endnote>
  <w:endnote w:type="continuationNotice" w:id="1">
    <w:p w:rsidR="00A0249F" w:rsidRDefault="00A0249F" w14:paraId="244D0E72"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OXWRN+TimesNewRomanPSMT">
    <w:altName w:val="Cambria"/>
    <w:panose1 w:val="00000000000000000000"/>
    <w:charset w:val="00"/>
    <w:family w:val="roman"/>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5899023"/>
      <w:docPartObj>
        <w:docPartGallery w:val="Page Numbers (Bottom of Page)"/>
        <w:docPartUnique/>
      </w:docPartObj>
    </w:sdtPr>
    <w:sdtEndPr/>
    <w:sdtContent>
      <w:sdt>
        <w:sdtPr>
          <w:id w:val="1728636285"/>
          <w:docPartObj>
            <w:docPartGallery w:val="Page Numbers (Top of Page)"/>
            <w:docPartUnique/>
          </w:docPartObj>
        </w:sdtPr>
        <w:sdtEndPr/>
        <w:sdtContent>
          <w:p w:rsidRPr="00C13680" w:rsidR="00A0249F" w:rsidP="00777191" w:rsidRDefault="00A0249F" w14:paraId="30E6972C" w14:textId="3E8BABCD">
            <w:pPr>
              <w:pStyle w:val="Fuzeile"/>
              <w:pBdr>
                <w:top w:val="single" w:color="auto" w:sz="4" w:space="1"/>
              </w:pBdr>
              <w:rPr>
                <w:lang w:val="en-GB"/>
              </w:rPr>
            </w:pPr>
            <w:r w:rsidRPr="00C13680">
              <w:rPr>
                <w:lang w:val="en-GB"/>
              </w:rPr>
              <w:t>SP-E</w:t>
            </w:r>
            <w:r>
              <w:rPr>
                <w:lang w:val="en-GB"/>
              </w:rPr>
              <w:t>U</w:t>
            </w:r>
            <w:r w:rsidRPr="00C13680">
              <w:rPr>
                <w:lang w:val="en-GB"/>
              </w:rPr>
              <w:tab/>
            </w:r>
            <w:r w:rsidRPr="00C13680">
              <w:rPr>
                <w:lang w:val="en-GB"/>
              </w:rPr>
              <w:t xml:space="preserve">Part B - Page </w:t>
            </w:r>
            <w:r>
              <w:rPr>
                <w:b/>
                <w:bCs/>
                <w:sz w:val="24"/>
              </w:rPr>
              <w:fldChar w:fldCharType="begin"/>
            </w:r>
            <w:r w:rsidRPr="00C13680">
              <w:rPr>
                <w:b/>
                <w:bCs/>
                <w:lang w:val="en-GB"/>
              </w:rPr>
              <w:instrText>PAGE</w:instrText>
            </w:r>
            <w:r>
              <w:rPr>
                <w:b/>
                <w:bCs/>
                <w:sz w:val="24"/>
              </w:rPr>
              <w:fldChar w:fldCharType="separate"/>
            </w:r>
            <w:r w:rsidR="00611D2D">
              <w:rPr>
                <w:b/>
                <w:bCs/>
                <w:noProof/>
                <w:lang w:val="en-GB"/>
              </w:rPr>
              <w:t>7</w:t>
            </w:r>
            <w:r>
              <w:rPr>
                <w:b/>
                <w:bCs/>
                <w:sz w:val="24"/>
              </w:rPr>
              <w:fldChar w:fldCharType="end"/>
            </w:r>
            <w:r w:rsidRPr="00C13680">
              <w:rPr>
                <w:lang w:val="en-GB"/>
              </w:rPr>
              <w:t xml:space="preserve"> of </w:t>
            </w:r>
            <w:r>
              <w:rPr>
                <w:b/>
                <w:bCs/>
                <w:sz w:val="24"/>
              </w:rPr>
              <w:fldChar w:fldCharType="begin"/>
            </w:r>
            <w:r w:rsidRPr="00C13680">
              <w:rPr>
                <w:b/>
                <w:bCs/>
                <w:lang w:val="en-GB"/>
              </w:rPr>
              <w:instrText>NUMPAGES</w:instrText>
            </w:r>
            <w:r>
              <w:rPr>
                <w:b/>
                <w:bCs/>
                <w:sz w:val="24"/>
              </w:rPr>
              <w:fldChar w:fldCharType="separate"/>
            </w:r>
            <w:r w:rsidR="00611D2D">
              <w:rPr>
                <w:b/>
                <w:bCs/>
                <w:noProof/>
                <w:lang w:val="en-GB"/>
              </w:rPr>
              <w:t>10</w:t>
            </w:r>
            <w:r>
              <w:rPr>
                <w:b/>
                <w:bCs/>
                <w:sz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249F" w:rsidP="00B66023" w:rsidRDefault="00A0249F" w14:paraId="6CB61264" w14:textId="77777777">
      <w:r>
        <w:separator/>
      </w:r>
    </w:p>
  </w:footnote>
  <w:footnote w:type="continuationSeparator" w:id="0">
    <w:p w:rsidR="00A0249F" w:rsidP="00B66023" w:rsidRDefault="00A0249F" w14:paraId="4C4BAB1C" w14:textId="77777777">
      <w:r>
        <w:continuationSeparator/>
      </w:r>
    </w:p>
  </w:footnote>
  <w:footnote w:type="continuationNotice" w:id="1">
    <w:p w:rsidR="00A0249F" w:rsidRDefault="00A0249F" w14:paraId="511C4A5B" w14:textId="77777777">
      <w:pPr>
        <w:spacing w:before="0" w:after="0"/>
      </w:pPr>
    </w:p>
  </w:footnote>
  <w:footnote w:id="2">
    <w:p w:rsidRPr="00A17352" w:rsidR="00A17352" w:rsidRDefault="00A17352" w14:paraId="43EA0992" w14:textId="1B490AFA">
      <w:pPr>
        <w:pStyle w:val="Funotentext"/>
        <w:rPr>
          <w:sz w:val="16"/>
          <w:szCs w:val="16"/>
        </w:rPr>
      </w:pPr>
      <w:r w:rsidRPr="00A17352">
        <w:rPr>
          <w:rStyle w:val="Funotenzeichen"/>
          <w:sz w:val="16"/>
          <w:szCs w:val="16"/>
        </w:rPr>
        <w:footnoteRef/>
      </w:r>
      <w:r w:rsidRPr="00A17352">
        <w:rPr>
          <w:sz w:val="16"/>
          <w:szCs w:val="16"/>
        </w:rPr>
        <w:t xml:space="preserve"> Key Performance Indicator</w:t>
      </w:r>
    </w:p>
  </w:footnote>
  <w:footnote w:id="4">
    <w:p w:rsidRPr="00A43653" w:rsidR="00A0249F" w:rsidRDefault="00A0249F" w14:paraId="5409C3D8" w14:textId="33BBB431">
      <w:pPr>
        <w:pStyle w:val="Funotentext"/>
        <w:rPr>
          <w:lang w:val="en-US"/>
        </w:rPr>
      </w:pPr>
      <w:r w:rsidRPr="00A17352">
        <w:rPr>
          <w:rStyle w:val="Funotenzeichen"/>
          <w:sz w:val="16"/>
          <w:szCs w:val="16"/>
        </w:rPr>
        <w:footnoteRef/>
      </w:r>
      <w:r w:rsidRPr="00A17352">
        <w:rPr>
          <w:sz w:val="16"/>
          <w:szCs w:val="16"/>
          <w:lang w:val="en-US"/>
        </w:rPr>
        <w:t xml:space="preserve"> Following the access model of Levesque, JF., Harris, M.F. &amp; Russell, G. Patient-centred access to health care: conceptualising access at the interface of health systems and populations. Int J Equity Health 12, 18 (2013). </w:t>
      </w:r>
      <w:hyperlink w:history="1" r:id="rId1">
        <w:r w:rsidRPr="00A17352" w:rsidR="00382729">
          <w:rPr>
            <w:rStyle w:val="Hyperlink"/>
            <w:sz w:val="16"/>
            <w:szCs w:val="16"/>
            <w:lang w:val="en-US"/>
          </w:rPr>
          <w:t>https://doi.org/10.1186/1475-9276-12-18</w:t>
        </w:r>
      </w:hyperlink>
      <w:r w:rsidRPr="00A17352">
        <w:rPr>
          <w:sz w:val="16"/>
          <w:szCs w:val="16"/>
          <w:lang w:val="en-US"/>
        </w:rPr>
        <w:t xml:space="preserve"> and the SP definition of Muhl C, Mulligan K, Bayoumi I, et al</w:t>
      </w:r>
      <w:r w:rsidRPr="00A17352" w:rsidR="00382729">
        <w:rPr>
          <w:sz w:val="16"/>
          <w:szCs w:val="16"/>
          <w:lang w:val="en-US"/>
        </w:rPr>
        <w:t xml:space="preserve"> </w:t>
      </w:r>
      <w:r w:rsidRPr="00A17352">
        <w:rPr>
          <w:sz w:val="16"/>
          <w:szCs w:val="16"/>
          <w:lang w:val="en-US"/>
        </w:rPr>
        <w:t>Establishing internationally accepted conceptual and operational definitions of social prescribing through expert consensus: a Delphi study</w:t>
      </w:r>
      <w:r w:rsidRPr="00A17352" w:rsidR="005F1D76">
        <w:rPr>
          <w:sz w:val="16"/>
          <w:szCs w:val="16"/>
          <w:lang w:val="en-US"/>
        </w:rPr>
        <w:t xml:space="preserve">. </w:t>
      </w:r>
      <w:r w:rsidRPr="00A17352">
        <w:rPr>
          <w:sz w:val="16"/>
          <w:szCs w:val="16"/>
          <w:lang w:val="en-US"/>
        </w:rPr>
        <w:t>BMJ Open 2023;13:e070184. doi: 10.1136/bmjopen-2022-070184</w:t>
      </w:r>
    </w:p>
  </w:footnote>
  <w:footnote w:id="5">
    <w:p w:rsidRPr="00A17352" w:rsidR="00A17352" w:rsidP="00A17352" w:rsidRDefault="00A17352" w14:paraId="5168338B" w14:textId="732704D1">
      <w:pPr>
        <w:rPr>
          <w:rFonts w:ascii="Arial" w:hAnsi="Arial" w:cs="Arial"/>
          <w:szCs w:val="22"/>
        </w:rPr>
      </w:pPr>
      <w:r>
        <w:rPr>
          <w:rStyle w:val="Funotenzeichen"/>
        </w:rPr>
        <w:footnoteRef/>
      </w:r>
      <w:r w:rsidRPr="00A17352">
        <w:rPr>
          <w:lang w:val="en-US"/>
        </w:rPr>
        <w:t xml:space="preserve"> </w:t>
      </w:r>
      <w:r w:rsidRPr="00A17352">
        <w:rPr>
          <w:sz w:val="16"/>
          <w:szCs w:val="16"/>
          <w:lang w:val="en-US"/>
        </w:rPr>
        <w:t xml:space="preserve">Spencer L et al. (2014) Analysis: Principles and processes. In: J Ritchie et al. (Eds) Qualitative research practice (2nd Ed). </w:t>
      </w:r>
      <w:r w:rsidRPr="00A17352">
        <w:rPr>
          <w:sz w:val="16"/>
          <w:szCs w:val="16"/>
        </w:rPr>
        <w:t>Sage: London.</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DD22BC" w:rsidR="00A0249F" w:rsidP="00B66023" w:rsidRDefault="00A0249F" w14:paraId="19F6929C" w14:textId="029A2FAF">
    <w:pPr>
      <w:pStyle w:val="Kopfzeile"/>
      <w:pBdr>
        <w:bottom w:val="single" w:color="auto" w:sz="4" w:space="1"/>
      </w:pBdr>
      <w:rPr>
        <w:sz w:val="6"/>
        <w:szCs w:val="6"/>
        <w:lang w:val="en-GB"/>
      </w:rPr>
    </w:pPr>
    <w:r w:rsidRPr="00C13680">
      <w:rPr>
        <w:lang w:val="en-GB"/>
      </w:rPr>
      <w:t>Ensuring access to innovative, sustainable and high-quality health care (Two stage - 2024) (HORIZON-HLTH-2024-CARE-04-two-stage)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41">
    <w:nsid w:val="5a6730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7F5DB0"/>
    <w:multiLevelType w:val="multilevel"/>
    <w:tmpl w:val="F246EA54"/>
    <w:lvl w:ilvl="0">
      <w:start w:val="1"/>
      <w:numFmt w:val="decimal"/>
      <w:lvlText w:val="%1"/>
      <w:lvlJc w:val="left"/>
      <w:pPr>
        <w:ind w:left="624" w:hanging="624"/>
      </w:pPr>
    </w:lvl>
    <w:lvl w:ilvl="1">
      <w:start w:val="1"/>
      <w:numFmt w:val="decimal"/>
      <w:lvlText w:val="%1.%2"/>
      <w:lvlJc w:val="left"/>
      <w:pPr>
        <w:ind w:left="624" w:hanging="624"/>
      </w:pPr>
    </w:lvl>
    <w:lvl w:ilvl="2">
      <w:start w:val="1"/>
      <w:numFmt w:val="decimal"/>
      <w:lvlText w:val="%1.%2.%3"/>
      <w:lvlJc w:val="left"/>
      <w:pPr>
        <w:ind w:left="624" w:hanging="624"/>
      </w:pPr>
    </w:lvl>
    <w:lvl w:ilvl="3">
      <w:start w:val="1"/>
      <w:numFmt w:val="decimal"/>
      <w:lvlText w:val="%1.%2.%3.%4"/>
      <w:lvlJc w:val="left"/>
      <w:pPr>
        <w:ind w:left="624" w:hanging="624"/>
      </w:pPr>
    </w:lvl>
    <w:lvl w:ilvl="4">
      <w:start w:val="1"/>
      <w:numFmt w:val="upperLetter"/>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4EA37B3"/>
    <w:multiLevelType w:val="hybridMultilevel"/>
    <w:tmpl w:val="1736FC02"/>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 w15:restartNumberingAfterBreak="0">
    <w:nsid w:val="0868203D"/>
    <w:multiLevelType w:val="hybridMultilevel"/>
    <w:tmpl w:val="FFCAA70C"/>
    <w:lvl w:ilvl="0" w:tplc="08090001">
      <w:start w:val="1"/>
      <w:numFmt w:val="bullet"/>
      <w:lvlText w:val=""/>
      <w:lvlJc w:val="left"/>
      <w:pPr>
        <w:ind w:left="644" w:hanging="360"/>
      </w:pPr>
      <w:rPr>
        <w:rFonts w:hint="default" w:ascii="Symbol" w:hAnsi="Symbol"/>
        <w:color w:val="000000" w:themeColor="text1"/>
        <w:u w:color="000000" w:themeColor="text1"/>
      </w:rPr>
    </w:lvl>
    <w:lvl w:ilvl="1" w:tplc="08090005">
      <w:start w:val="1"/>
      <w:numFmt w:val="bullet"/>
      <w:lvlText w:val=""/>
      <w:lvlJc w:val="left"/>
      <w:pPr>
        <w:ind w:left="1364" w:hanging="360"/>
      </w:pPr>
      <w:rPr>
        <w:rFonts w:hint="default" w:ascii="Wingdings" w:hAnsi="Wingdings"/>
      </w:rPr>
    </w:lvl>
    <w:lvl w:ilvl="2" w:tplc="08090005" w:tentative="1">
      <w:start w:val="1"/>
      <w:numFmt w:val="bullet"/>
      <w:lvlText w:val=""/>
      <w:lvlJc w:val="left"/>
      <w:pPr>
        <w:ind w:left="2084" w:hanging="360"/>
      </w:pPr>
      <w:rPr>
        <w:rFonts w:hint="default" w:ascii="Wingdings" w:hAnsi="Wingdings"/>
      </w:rPr>
    </w:lvl>
    <w:lvl w:ilvl="3" w:tplc="08090001" w:tentative="1">
      <w:start w:val="1"/>
      <w:numFmt w:val="bullet"/>
      <w:lvlText w:val=""/>
      <w:lvlJc w:val="left"/>
      <w:pPr>
        <w:ind w:left="2804" w:hanging="360"/>
      </w:pPr>
      <w:rPr>
        <w:rFonts w:hint="default" w:ascii="Symbol" w:hAnsi="Symbol"/>
      </w:rPr>
    </w:lvl>
    <w:lvl w:ilvl="4" w:tplc="08090003" w:tentative="1">
      <w:start w:val="1"/>
      <w:numFmt w:val="bullet"/>
      <w:lvlText w:val="o"/>
      <w:lvlJc w:val="left"/>
      <w:pPr>
        <w:ind w:left="3524" w:hanging="360"/>
      </w:pPr>
      <w:rPr>
        <w:rFonts w:hint="default" w:ascii="Courier New" w:hAnsi="Courier New" w:cs="Courier New"/>
      </w:rPr>
    </w:lvl>
    <w:lvl w:ilvl="5" w:tplc="08090005" w:tentative="1">
      <w:start w:val="1"/>
      <w:numFmt w:val="bullet"/>
      <w:lvlText w:val=""/>
      <w:lvlJc w:val="left"/>
      <w:pPr>
        <w:ind w:left="4244" w:hanging="360"/>
      </w:pPr>
      <w:rPr>
        <w:rFonts w:hint="default" w:ascii="Wingdings" w:hAnsi="Wingdings"/>
      </w:rPr>
    </w:lvl>
    <w:lvl w:ilvl="6" w:tplc="08090001" w:tentative="1">
      <w:start w:val="1"/>
      <w:numFmt w:val="bullet"/>
      <w:lvlText w:val=""/>
      <w:lvlJc w:val="left"/>
      <w:pPr>
        <w:ind w:left="4964" w:hanging="360"/>
      </w:pPr>
      <w:rPr>
        <w:rFonts w:hint="default" w:ascii="Symbol" w:hAnsi="Symbol"/>
      </w:rPr>
    </w:lvl>
    <w:lvl w:ilvl="7" w:tplc="08090003" w:tentative="1">
      <w:start w:val="1"/>
      <w:numFmt w:val="bullet"/>
      <w:lvlText w:val="o"/>
      <w:lvlJc w:val="left"/>
      <w:pPr>
        <w:ind w:left="5684" w:hanging="360"/>
      </w:pPr>
      <w:rPr>
        <w:rFonts w:hint="default" w:ascii="Courier New" w:hAnsi="Courier New" w:cs="Courier New"/>
      </w:rPr>
    </w:lvl>
    <w:lvl w:ilvl="8" w:tplc="08090005" w:tentative="1">
      <w:start w:val="1"/>
      <w:numFmt w:val="bullet"/>
      <w:lvlText w:val=""/>
      <w:lvlJc w:val="left"/>
      <w:pPr>
        <w:ind w:left="6404" w:hanging="360"/>
      </w:pPr>
      <w:rPr>
        <w:rFonts w:hint="default" w:ascii="Wingdings" w:hAnsi="Wingdings"/>
      </w:rPr>
    </w:lvl>
  </w:abstractNum>
  <w:abstractNum w:abstractNumId="3" w15:restartNumberingAfterBreak="0">
    <w:nsid w:val="0B9F74D7"/>
    <w:multiLevelType w:val="multilevel"/>
    <w:tmpl w:val="64C2E0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145A036B"/>
    <w:multiLevelType w:val="hybridMultilevel"/>
    <w:tmpl w:val="880A607A"/>
    <w:lvl w:ilvl="0" w:tplc="04070001">
      <w:start w:val="1"/>
      <w:numFmt w:val="bullet"/>
      <w:lvlText w:val=""/>
      <w:lvlJc w:val="left"/>
      <w:pPr>
        <w:ind w:left="775" w:hanging="360"/>
      </w:pPr>
      <w:rPr>
        <w:rFonts w:hint="default" w:ascii="Symbol" w:hAnsi="Symbol"/>
      </w:rPr>
    </w:lvl>
    <w:lvl w:ilvl="1" w:tplc="04070003" w:tentative="1">
      <w:start w:val="1"/>
      <w:numFmt w:val="bullet"/>
      <w:lvlText w:val="o"/>
      <w:lvlJc w:val="left"/>
      <w:pPr>
        <w:ind w:left="1495" w:hanging="360"/>
      </w:pPr>
      <w:rPr>
        <w:rFonts w:hint="default" w:ascii="Courier New" w:hAnsi="Courier New" w:cs="Courier New"/>
      </w:rPr>
    </w:lvl>
    <w:lvl w:ilvl="2" w:tplc="04070005" w:tentative="1">
      <w:start w:val="1"/>
      <w:numFmt w:val="bullet"/>
      <w:lvlText w:val=""/>
      <w:lvlJc w:val="left"/>
      <w:pPr>
        <w:ind w:left="2215" w:hanging="360"/>
      </w:pPr>
      <w:rPr>
        <w:rFonts w:hint="default" w:ascii="Wingdings" w:hAnsi="Wingdings"/>
      </w:rPr>
    </w:lvl>
    <w:lvl w:ilvl="3" w:tplc="04070001" w:tentative="1">
      <w:start w:val="1"/>
      <w:numFmt w:val="bullet"/>
      <w:lvlText w:val=""/>
      <w:lvlJc w:val="left"/>
      <w:pPr>
        <w:ind w:left="2935" w:hanging="360"/>
      </w:pPr>
      <w:rPr>
        <w:rFonts w:hint="default" w:ascii="Symbol" w:hAnsi="Symbol"/>
      </w:rPr>
    </w:lvl>
    <w:lvl w:ilvl="4" w:tplc="04070003" w:tentative="1">
      <w:start w:val="1"/>
      <w:numFmt w:val="bullet"/>
      <w:lvlText w:val="o"/>
      <w:lvlJc w:val="left"/>
      <w:pPr>
        <w:ind w:left="3655" w:hanging="360"/>
      </w:pPr>
      <w:rPr>
        <w:rFonts w:hint="default" w:ascii="Courier New" w:hAnsi="Courier New" w:cs="Courier New"/>
      </w:rPr>
    </w:lvl>
    <w:lvl w:ilvl="5" w:tplc="04070005" w:tentative="1">
      <w:start w:val="1"/>
      <w:numFmt w:val="bullet"/>
      <w:lvlText w:val=""/>
      <w:lvlJc w:val="left"/>
      <w:pPr>
        <w:ind w:left="4375" w:hanging="360"/>
      </w:pPr>
      <w:rPr>
        <w:rFonts w:hint="default" w:ascii="Wingdings" w:hAnsi="Wingdings"/>
      </w:rPr>
    </w:lvl>
    <w:lvl w:ilvl="6" w:tplc="04070001" w:tentative="1">
      <w:start w:val="1"/>
      <w:numFmt w:val="bullet"/>
      <w:lvlText w:val=""/>
      <w:lvlJc w:val="left"/>
      <w:pPr>
        <w:ind w:left="5095" w:hanging="360"/>
      </w:pPr>
      <w:rPr>
        <w:rFonts w:hint="default" w:ascii="Symbol" w:hAnsi="Symbol"/>
      </w:rPr>
    </w:lvl>
    <w:lvl w:ilvl="7" w:tplc="04070003" w:tentative="1">
      <w:start w:val="1"/>
      <w:numFmt w:val="bullet"/>
      <w:lvlText w:val="o"/>
      <w:lvlJc w:val="left"/>
      <w:pPr>
        <w:ind w:left="5815" w:hanging="360"/>
      </w:pPr>
      <w:rPr>
        <w:rFonts w:hint="default" w:ascii="Courier New" w:hAnsi="Courier New" w:cs="Courier New"/>
      </w:rPr>
    </w:lvl>
    <w:lvl w:ilvl="8" w:tplc="04070005" w:tentative="1">
      <w:start w:val="1"/>
      <w:numFmt w:val="bullet"/>
      <w:lvlText w:val=""/>
      <w:lvlJc w:val="left"/>
      <w:pPr>
        <w:ind w:left="6535" w:hanging="360"/>
      </w:pPr>
      <w:rPr>
        <w:rFonts w:hint="default" w:ascii="Wingdings" w:hAnsi="Wingdings"/>
      </w:rPr>
    </w:lvl>
  </w:abstractNum>
  <w:abstractNum w:abstractNumId="5" w15:restartNumberingAfterBreak="0">
    <w:nsid w:val="17816C3D"/>
    <w:multiLevelType w:val="hybridMultilevel"/>
    <w:tmpl w:val="580AE37E"/>
    <w:lvl w:ilvl="0" w:tplc="04070001">
      <w:start w:val="1"/>
      <w:numFmt w:val="bullet"/>
      <w:lvlText w:val=""/>
      <w:lvlJc w:val="left"/>
      <w:pPr>
        <w:ind w:left="1080" w:hanging="360"/>
      </w:pPr>
      <w:rPr>
        <w:rFonts w:hint="default" w:ascii="Symbol" w:hAnsi="Symbol"/>
      </w:rPr>
    </w:lvl>
    <w:lvl w:ilvl="1" w:tplc="04070003" w:tentative="1">
      <w:start w:val="1"/>
      <w:numFmt w:val="bullet"/>
      <w:lvlText w:val="o"/>
      <w:lvlJc w:val="left"/>
      <w:pPr>
        <w:ind w:left="1800" w:hanging="360"/>
      </w:pPr>
      <w:rPr>
        <w:rFonts w:hint="default" w:ascii="Courier New" w:hAnsi="Courier New" w:cs="Courier New"/>
      </w:rPr>
    </w:lvl>
    <w:lvl w:ilvl="2" w:tplc="04070005" w:tentative="1">
      <w:start w:val="1"/>
      <w:numFmt w:val="bullet"/>
      <w:lvlText w:val=""/>
      <w:lvlJc w:val="left"/>
      <w:pPr>
        <w:ind w:left="2520" w:hanging="360"/>
      </w:pPr>
      <w:rPr>
        <w:rFonts w:hint="default" w:ascii="Wingdings" w:hAnsi="Wingdings"/>
      </w:rPr>
    </w:lvl>
    <w:lvl w:ilvl="3" w:tplc="04070001" w:tentative="1">
      <w:start w:val="1"/>
      <w:numFmt w:val="bullet"/>
      <w:lvlText w:val=""/>
      <w:lvlJc w:val="left"/>
      <w:pPr>
        <w:ind w:left="3240" w:hanging="360"/>
      </w:pPr>
      <w:rPr>
        <w:rFonts w:hint="default" w:ascii="Symbol" w:hAnsi="Symbol"/>
      </w:rPr>
    </w:lvl>
    <w:lvl w:ilvl="4" w:tplc="04070003" w:tentative="1">
      <w:start w:val="1"/>
      <w:numFmt w:val="bullet"/>
      <w:lvlText w:val="o"/>
      <w:lvlJc w:val="left"/>
      <w:pPr>
        <w:ind w:left="3960" w:hanging="360"/>
      </w:pPr>
      <w:rPr>
        <w:rFonts w:hint="default" w:ascii="Courier New" w:hAnsi="Courier New" w:cs="Courier New"/>
      </w:rPr>
    </w:lvl>
    <w:lvl w:ilvl="5" w:tplc="04070005" w:tentative="1">
      <w:start w:val="1"/>
      <w:numFmt w:val="bullet"/>
      <w:lvlText w:val=""/>
      <w:lvlJc w:val="left"/>
      <w:pPr>
        <w:ind w:left="4680" w:hanging="360"/>
      </w:pPr>
      <w:rPr>
        <w:rFonts w:hint="default" w:ascii="Wingdings" w:hAnsi="Wingdings"/>
      </w:rPr>
    </w:lvl>
    <w:lvl w:ilvl="6" w:tplc="04070001" w:tentative="1">
      <w:start w:val="1"/>
      <w:numFmt w:val="bullet"/>
      <w:lvlText w:val=""/>
      <w:lvlJc w:val="left"/>
      <w:pPr>
        <w:ind w:left="5400" w:hanging="360"/>
      </w:pPr>
      <w:rPr>
        <w:rFonts w:hint="default" w:ascii="Symbol" w:hAnsi="Symbol"/>
      </w:rPr>
    </w:lvl>
    <w:lvl w:ilvl="7" w:tplc="04070003" w:tentative="1">
      <w:start w:val="1"/>
      <w:numFmt w:val="bullet"/>
      <w:lvlText w:val="o"/>
      <w:lvlJc w:val="left"/>
      <w:pPr>
        <w:ind w:left="6120" w:hanging="360"/>
      </w:pPr>
      <w:rPr>
        <w:rFonts w:hint="default" w:ascii="Courier New" w:hAnsi="Courier New" w:cs="Courier New"/>
      </w:rPr>
    </w:lvl>
    <w:lvl w:ilvl="8" w:tplc="04070005" w:tentative="1">
      <w:start w:val="1"/>
      <w:numFmt w:val="bullet"/>
      <w:lvlText w:val=""/>
      <w:lvlJc w:val="left"/>
      <w:pPr>
        <w:ind w:left="6840" w:hanging="360"/>
      </w:pPr>
      <w:rPr>
        <w:rFonts w:hint="default" w:ascii="Wingdings" w:hAnsi="Wingdings"/>
      </w:rPr>
    </w:lvl>
  </w:abstractNum>
  <w:abstractNum w:abstractNumId="6" w15:restartNumberingAfterBreak="0">
    <w:nsid w:val="18A51BF2"/>
    <w:multiLevelType w:val="hybridMultilevel"/>
    <w:tmpl w:val="995244F8"/>
    <w:lvl w:ilvl="0" w:tplc="08090001">
      <w:start w:val="1"/>
      <w:numFmt w:val="bullet"/>
      <w:lvlText w:val=""/>
      <w:lvlJc w:val="left"/>
      <w:pPr>
        <w:ind w:left="720" w:hanging="360"/>
      </w:pPr>
      <w:rPr>
        <w:rFonts w:hint="default" w:ascii="Symbol" w:hAnsi="Symbol"/>
      </w:rPr>
    </w:lvl>
    <w:lvl w:ilvl="1" w:tplc="08090005">
      <w:start w:val="1"/>
      <w:numFmt w:val="bullet"/>
      <w:lvlText w:val=""/>
      <w:lvlJc w:val="left"/>
      <w:pPr>
        <w:ind w:left="1440" w:hanging="360"/>
      </w:pPr>
      <w:rPr>
        <w:rFonts w:hint="default" w:ascii="Wingdings" w:hAnsi="Wingdings"/>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A252741"/>
    <w:multiLevelType w:val="hybridMultilevel"/>
    <w:tmpl w:val="2EC8FCD8"/>
    <w:lvl w:ilvl="0" w:tplc="08090001">
      <w:start w:val="1"/>
      <w:numFmt w:val="bullet"/>
      <w:lvlText w:val=""/>
      <w:lvlJc w:val="left"/>
      <w:pPr>
        <w:ind w:left="644" w:hanging="360"/>
      </w:pPr>
      <w:rPr>
        <w:rFonts w:hint="default" w:ascii="Symbol" w:hAnsi="Symbol"/>
        <w:color w:val="000000" w:themeColor="text1"/>
        <w:u w:color="000000" w:themeColor="text1"/>
      </w:rPr>
    </w:lvl>
    <w:lvl w:ilvl="1" w:tplc="08090003">
      <w:start w:val="1"/>
      <w:numFmt w:val="bullet"/>
      <w:lvlText w:val="o"/>
      <w:lvlJc w:val="left"/>
      <w:pPr>
        <w:ind w:left="1364" w:hanging="360"/>
      </w:pPr>
      <w:rPr>
        <w:rFonts w:hint="default" w:ascii="Courier New" w:hAnsi="Courier New" w:cs="Courier New"/>
      </w:rPr>
    </w:lvl>
    <w:lvl w:ilvl="2" w:tplc="08090005" w:tentative="1">
      <w:start w:val="1"/>
      <w:numFmt w:val="bullet"/>
      <w:lvlText w:val=""/>
      <w:lvlJc w:val="left"/>
      <w:pPr>
        <w:ind w:left="2084" w:hanging="360"/>
      </w:pPr>
      <w:rPr>
        <w:rFonts w:hint="default" w:ascii="Wingdings" w:hAnsi="Wingdings"/>
      </w:rPr>
    </w:lvl>
    <w:lvl w:ilvl="3" w:tplc="08090001" w:tentative="1">
      <w:start w:val="1"/>
      <w:numFmt w:val="bullet"/>
      <w:lvlText w:val=""/>
      <w:lvlJc w:val="left"/>
      <w:pPr>
        <w:ind w:left="2804" w:hanging="360"/>
      </w:pPr>
      <w:rPr>
        <w:rFonts w:hint="default" w:ascii="Symbol" w:hAnsi="Symbol"/>
      </w:rPr>
    </w:lvl>
    <w:lvl w:ilvl="4" w:tplc="08090003" w:tentative="1">
      <w:start w:val="1"/>
      <w:numFmt w:val="bullet"/>
      <w:lvlText w:val="o"/>
      <w:lvlJc w:val="left"/>
      <w:pPr>
        <w:ind w:left="3524" w:hanging="360"/>
      </w:pPr>
      <w:rPr>
        <w:rFonts w:hint="default" w:ascii="Courier New" w:hAnsi="Courier New" w:cs="Courier New"/>
      </w:rPr>
    </w:lvl>
    <w:lvl w:ilvl="5" w:tplc="08090005" w:tentative="1">
      <w:start w:val="1"/>
      <w:numFmt w:val="bullet"/>
      <w:lvlText w:val=""/>
      <w:lvlJc w:val="left"/>
      <w:pPr>
        <w:ind w:left="4244" w:hanging="360"/>
      </w:pPr>
      <w:rPr>
        <w:rFonts w:hint="default" w:ascii="Wingdings" w:hAnsi="Wingdings"/>
      </w:rPr>
    </w:lvl>
    <w:lvl w:ilvl="6" w:tplc="08090001" w:tentative="1">
      <w:start w:val="1"/>
      <w:numFmt w:val="bullet"/>
      <w:lvlText w:val=""/>
      <w:lvlJc w:val="left"/>
      <w:pPr>
        <w:ind w:left="4964" w:hanging="360"/>
      </w:pPr>
      <w:rPr>
        <w:rFonts w:hint="default" w:ascii="Symbol" w:hAnsi="Symbol"/>
      </w:rPr>
    </w:lvl>
    <w:lvl w:ilvl="7" w:tplc="08090003" w:tentative="1">
      <w:start w:val="1"/>
      <w:numFmt w:val="bullet"/>
      <w:lvlText w:val="o"/>
      <w:lvlJc w:val="left"/>
      <w:pPr>
        <w:ind w:left="5684" w:hanging="360"/>
      </w:pPr>
      <w:rPr>
        <w:rFonts w:hint="default" w:ascii="Courier New" w:hAnsi="Courier New" w:cs="Courier New"/>
      </w:rPr>
    </w:lvl>
    <w:lvl w:ilvl="8" w:tplc="08090005" w:tentative="1">
      <w:start w:val="1"/>
      <w:numFmt w:val="bullet"/>
      <w:lvlText w:val=""/>
      <w:lvlJc w:val="left"/>
      <w:pPr>
        <w:ind w:left="6404" w:hanging="360"/>
      </w:pPr>
      <w:rPr>
        <w:rFonts w:hint="default" w:ascii="Wingdings" w:hAnsi="Wingdings"/>
      </w:rPr>
    </w:lvl>
  </w:abstractNum>
  <w:abstractNum w:abstractNumId="8" w15:restartNumberingAfterBreak="0">
    <w:nsid w:val="1A735C83"/>
    <w:multiLevelType w:val="hybridMultilevel"/>
    <w:tmpl w:val="91EEF190"/>
    <w:lvl w:ilvl="0" w:tplc="962E0F02">
      <w:start w:val="1"/>
      <w:numFmt w:val="bullet"/>
      <w:lvlText w:val=""/>
      <w:lvlJc w:val="left"/>
      <w:pPr>
        <w:tabs>
          <w:tab w:val="num" w:pos="957"/>
        </w:tabs>
        <w:ind w:left="957" w:hanging="360"/>
      </w:pPr>
      <w:rPr>
        <w:rFonts w:hint="default" w:ascii="Symbol" w:hAnsi="Symbol"/>
      </w:rPr>
    </w:lvl>
    <w:lvl w:ilvl="1" w:tplc="B0D09D5A">
      <w:numFmt w:val="bullet"/>
      <w:lvlText w:val="•"/>
      <w:lvlJc w:val="left"/>
      <w:pPr>
        <w:ind w:left="-461" w:hanging="690"/>
      </w:pPr>
      <w:rPr>
        <w:rFonts w:hint="default" w:ascii="Calibri" w:hAnsi="Calibri" w:eastAsia="Times New Roman"/>
      </w:rPr>
    </w:lvl>
    <w:lvl w:ilvl="2" w:tplc="ED4E8590">
      <w:start w:val="1"/>
      <w:numFmt w:val="bullet"/>
      <w:lvlText w:val=""/>
      <w:lvlJc w:val="left"/>
      <w:pPr>
        <w:tabs>
          <w:tab w:val="num" w:pos="-71"/>
        </w:tabs>
        <w:ind w:left="-71" w:hanging="360"/>
      </w:pPr>
      <w:rPr>
        <w:rFonts w:hint="default" w:ascii="Symbol" w:hAnsi="Symbol"/>
      </w:rPr>
    </w:lvl>
    <w:lvl w:ilvl="3" w:tplc="54B86E6C">
      <w:start w:val="1"/>
      <w:numFmt w:val="bullet"/>
      <w:lvlText w:val=""/>
      <w:lvlJc w:val="left"/>
      <w:pPr>
        <w:tabs>
          <w:tab w:val="num" w:pos="649"/>
        </w:tabs>
        <w:ind w:left="649" w:hanging="360"/>
      </w:pPr>
      <w:rPr>
        <w:rFonts w:hint="default" w:ascii="Symbol" w:hAnsi="Symbol"/>
      </w:rPr>
    </w:lvl>
    <w:lvl w:ilvl="4" w:tplc="B62C29CE">
      <w:start w:val="1"/>
      <w:numFmt w:val="bullet"/>
      <w:lvlText w:val=""/>
      <w:lvlJc w:val="left"/>
      <w:pPr>
        <w:tabs>
          <w:tab w:val="num" w:pos="1369"/>
        </w:tabs>
        <w:ind w:left="1369" w:hanging="360"/>
      </w:pPr>
      <w:rPr>
        <w:rFonts w:hint="default" w:ascii="Symbol" w:hAnsi="Symbol"/>
      </w:rPr>
    </w:lvl>
    <w:lvl w:ilvl="5" w:tplc="1304E190">
      <w:start w:val="1"/>
      <w:numFmt w:val="bullet"/>
      <w:lvlText w:val=""/>
      <w:lvlJc w:val="left"/>
      <w:pPr>
        <w:tabs>
          <w:tab w:val="num" w:pos="2089"/>
        </w:tabs>
        <w:ind w:left="2089" w:hanging="360"/>
      </w:pPr>
      <w:rPr>
        <w:rFonts w:hint="default" w:ascii="Symbol" w:hAnsi="Symbol"/>
      </w:rPr>
    </w:lvl>
    <w:lvl w:ilvl="6" w:tplc="E37E06BA" w:tentative="1">
      <w:start w:val="1"/>
      <w:numFmt w:val="bullet"/>
      <w:lvlText w:val=""/>
      <w:lvlJc w:val="left"/>
      <w:pPr>
        <w:tabs>
          <w:tab w:val="num" w:pos="2809"/>
        </w:tabs>
        <w:ind w:left="2809" w:hanging="360"/>
      </w:pPr>
      <w:rPr>
        <w:rFonts w:hint="default" w:ascii="Symbol" w:hAnsi="Symbol"/>
      </w:rPr>
    </w:lvl>
    <w:lvl w:ilvl="7" w:tplc="4A483FDE" w:tentative="1">
      <w:start w:val="1"/>
      <w:numFmt w:val="bullet"/>
      <w:lvlText w:val=""/>
      <w:lvlJc w:val="left"/>
      <w:pPr>
        <w:tabs>
          <w:tab w:val="num" w:pos="3529"/>
        </w:tabs>
        <w:ind w:left="3529" w:hanging="360"/>
      </w:pPr>
      <w:rPr>
        <w:rFonts w:hint="default" w:ascii="Symbol" w:hAnsi="Symbol"/>
      </w:rPr>
    </w:lvl>
    <w:lvl w:ilvl="8" w:tplc="AF724042" w:tentative="1">
      <w:start w:val="1"/>
      <w:numFmt w:val="bullet"/>
      <w:lvlText w:val=""/>
      <w:lvlJc w:val="left"/>
      <w:pPr>
        <w:tabs>
          <w:tab w:val="num" w:pos="4249"/>
        </w:tabs>
        <w:ind w:left="4249" w:hanging="360"/>
      </w:pPr>
      <w:rPr>
        <w:rFonts w:hint="default" w:ascii="Symbol" w:hAnsi="Symbol"/>
      </w:rPr>
    </w:lvl>
  </w:abstractNum>
  <w:abstractNum w:abstractNumId="9" w15:restartNumberingAfterBreak="0">
    <w:nsid w:val="1E2A5DB9"/>
    <w:multiLevelType w:val="hybridMultilevel"/>
    <w:tmpl w:val="EBEA1E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D6155D"/>
    <w:multiLevelType w:val="hybridMultilevel"/>
    <w:tmpl w:val="F4108CD0"/>
    <w:lvl w:ilvl="0" w:tplc="BA38A784">
      <w:start w:val="1"/>
      <w:numFmt w:val="bullet"/>
      <w:lvlText w:val="-"/>
      <w:lvlJc w:val="left"/>
      <w:pPr>
        <w:ind w:left="720" w:hanging="360"/>
      </w:pPr>
      <w:rPr>
        <w:rFonts w:hint="default" w:ascii="Times New Roman" w:hAnsi="Times New Roman" w:cs="Times New Roman"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24982598"/>
    <w:multiLevelType w:val="hybridMultilevel"/>
    <w:tmpl w:val="38D0F2B2"/>
    <w:lvl w:ilvl="0" w:tplc="2E6665EE">
      <w:start w:val="1"/>
      <w:numFmt w:val="decimal"/>
      <w:lvlText w:val="%1)"/>
      <w:lvlJc w:val="left"/>
      <w:pPr>
        <w:ind w:left="502" w:hanging="360"/>
      </w:pPr>
      <w:rPr>
        <w:rFonts w:hint="default" w:cs="Times New Roman"/>
      </w:rPr>
    </w:lvl>
    <w:lvl w:ilvl="1" w:tplc="0B98424C">
      <w:start w:val="1"/>
      <w:numFmt w:val="bullet"/>
      <w:lvlText w:val="–"/>
      <w:lvlJc w:val="left"/>
      <w:pPr>
        <w:ind w:left="1222" w:hanging="360"/>
      </w:pPr>
      <w:rPr>
        <w:rFonts w:hint="default" w:ascii="Times New Roman" w:hAnsi="Times New Roman"/>
      </w:rPr>
    </w:lvl>
    <w:lvl w:ilvl="2" w:tplc="080C001B" w:tentative="1">
      <w:start w:val="1"/>
      <w:numFmt w:val="lowerRoman"/>
      <w:lvlText w:val="%3."/>
      <w:lvlJc w:val="right"/>
      <w:pPr>
        <w:ind w:left="1942" w:hanging="180"/>
      </w:pPr>
      <w:rPr>
        <w:rFonts w:cs="Times New Roman"/>
      </w:rPr>
    </w:lvl>
    <w:lvl w:ilvl="3" w:tplc="080C000F" w:tentative="1">
      <w:start w:val="1"/>
      <w:numFmt w:val="decimal"/>
      <w:lvlText w:val="%4."/>
      <w:lvlJc w:val="left"/>
      <w:pPr>
        <w:ind w:left="2662" w:hanging="360"/>
      </w:pPr>
      <w:rPr>
        <w:rFonts w:cs="Times New Roman"/>
      </w:rPr>
    </w:lvl>
    <w:lvl w:ilvl="4" w:tplc="080C0019" w:tentative="1">
      <w:start w:val="1"/>
      <w:numFmt w:val="lowerLetter"/>
      <w:lvlText w:val="%5."/>
      <w:lvlJc w:val="left"/>
      <w:pPr>
        <w:ind w:left="3382" w:hanging="360"/>
      </w:pPr>
      <w:rPr>
        <w:rFonts w:cs="Times New Roman"/>
      </w:rPr>
    </w:lvl>
    <w:lvl w:ilvl="5" w:tplc="080C001B" w:tentative="1">
      <w:start w:val="1"/>
      <w:numFmt w:val="lowerRoman"/>
      <w:lvlText w:val="%6."/>
      <w:lvlJc w:val="right"/>
      <w:pPr>
        <w:ind w:left="4102" w:hanging="180"/>
      </w:pPr>
      <w:rPr>
        <w:rFonts w:cs="Times New Roman"/>
      </w:rPr>
    </w:lvl>
    <w:lvl w:ilvl="6" w:tplc="080C000F" w:tentative="1">
      <w:start w:val="1"/>
      <w:numFmt w:val="decimal"/>
      <w:lvlText w:val="%7."/>
      <w:lvlJc w:val="left"/>
      <w:pPr>
        <w:ind w:left="4822" w:hanging="360"/>
      </w:pPr>
      <w:rPr>
        <w:rFonts w:cs="Times New Roman"/>
      </w:rPr>
    </w:lvl>
    <w:lvl w:ilvl="7" w:tplc="080C0019" w:tentative="1">
      <w:start w:val="1"/>
      <w:numFmt w:val="lowerLetter"/>
      <w:lvlText w:val="%8."/>
      <w:lvlJc w:val="left"/>
      <w:pPr>
        <w:ind w:left="5542" w:hanging="360"/>
      </w:pPr>
      <w:rPr>
        <w:rFonts w:cs="Times New Roman"/>
      </w:rPr>
    </w:lvl>
    <w:lvl w:ilvl="8" w:tplc="080C001B" w:tentative="1">
      <w:start w:val="1"/>
      <w:numFmt w:val="lowerRoman"/>
      <w:lvlText w:val="%9."/>
      <w:lvlJc w:val="right"/>
      <w:pPr>
        <w:ind w:left="6262" w:hanging="180"/>
      </w:pPr>
      <w:rPr>
        <w:rFonts w:cs="Times New Roman"/>
      </w:rPr>
    </w:lvl>
  </w:abstractNum>
  <w:abstractNum w:abstractNumId="12" w15:restartNumberingAfterBreak="0">
    <w:nsid w:val="26507399"/>
    <w:multiLevelType w:val="hybridMultilevel"/>
    <w:tmpl w:val="0F32374E"/>
    <w:lvl w:ilvl="0" w:tplc="7F4C1592">
      <w:start w:val="1"/>
      <w:numFmt w:val="bullet"/>
      <w:lvlText w:val=""/>
      <w:lvlJc w:val="left"/>
      <w:pPr>
        <w:ind w:left="720" w:hanging="360"/>
      </w:pPr>
      <w:rPr>
        <w:rFonts w:hint="default" w:ascii="Symbol" w:hAnsi="Symbol"/>
      </w:rPr>
    </w:lvl>
    <w:lvl w:ilvl="1" w:tplc="080C0003" w:tentative="1">
      <w:start w:val="1"/>
      <w:numFmt w:val="bullet"/>
      <w:lvlText w:val="o"/>
      <w:lvlJc w:val="left"/>
      <w:pPr>
        <w:ind w:left="1440" w:hanging="360"/>
      </w:pPr>
      <w:rPr>
        <w:rFonts w:hint="default" w:ascii="Courier New" w:hAnsi="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rPr>
    </w:lvl>
    <w:lvl w:ilvl="8" w:tplc="080C0005" w:tentative="1">
      <w:start w:val="1"/>
      <w:numFmt w:val="bullet"/>
      <w:lvlText w:val=""/>
      <w:lvlJc w:val="left"/>
      <w:pPr>
        <w:ind w:left="6480" w:hanging="360"/>
      </w:pPr>
      <w:rPr>
        <w:rFonts w:hint="default" w:ascii="Wingdings" w:hAnsi="Wingdings"/>
      </w:rPr>
    </w:lvl>
  </w:abstractNum>
  <w:abstractNum w:abstractNumId="13" w15:restartNumberingAfterBreak="0">
    <w:nsid w:val="2E99538D"/>
    <w:multiLevelType w:val="hybridMultilevel"/>
    <w:tmpl w:val="12E41622"/>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4" w15:restartNumberingAfterBreak="0">
    <w:nsid w:val="301C6023"/>
    <w:multiLevelType w:val="hybridMultilevel"/>
    <w:tmpl w:val="BE86A58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0A56604"/>
    <w:multiLevelType w:val="hybridMultilevel"/>
    <w:tmpl w:val="DB4EF0B8"/>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6" w15:restartNumberingAfterBreak="0">
    <w:nsid w:val="32581451"/>
    <w:multiLevelType w:val="hybridMultilevel"/>
    <w:tmpl w:val="FAAE812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26C2052"/>
    <w:multiLevelType w:val="hybridMultilevel"/>
    <w:tmpl w:val="44608838"/>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8" w15:restartNumberingAfterBreak="0">
    <w:nsid w:val="34BC5D08"/>
    <w:multiLevelType w:val="hybridMultilevel"/>
    <w:tmpl w:val="9EEC4464"/>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9" w15:restartNumberingAfterBreak="0">
    <w:nsid w:val="396C3326"/>
    <w:multiLevelType w:val="hybridMultilevel"/>
    <w:tmpl w:val="46964862"/>
    <w:lvl w:ilvl="0" w:tplc="6424295E">
      <w:start w:val="1"/>
      <w:numFmt w:val="bullet"/>
      <w:lvlText w:val="-"/>
      <w:lvlJc w:val="left"/>
      <w:pPr>
        <w:ind w:left="720" w:hanging="360"/>
      </w:pPr>
      <w:rPr>
        <w:rFonts w:hint="default" w:ascii="Times New Roman" w:hAnsi="Times New Roman" w:cs="Times New Roman"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99416CF"/>
    <w:multiLevelType w:val="hybridMultilevel"/>
    <w:tmpl w:val="6AEC8146"/>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1" w15:restartNumberingAfterBreak="0">
    <w:nsid w:val="39EB3110"/>
    <w:multiLevelType w:val="multilevel"/>
    <w:tmpl w:val="B4D6E7EC"/>
    <w:lvl w:ilvl="0">
      <w:start w:val="1"/>
      <w:numFmt w:val="decimal"/>
      <w:pStyle w:val="berschrift1"/>
      <w:lvlText w:val="%1"/>
      <w:lvlJc w:val="left"/>
      <w:pPr>
        <w:tabs>
          <w:tab w:val="num" w:pos="624"/>
        </w:tabs>
        <w:ind w:left="624" w:hanging="624"/>
      </w:pPr>
      <w:rPr>
        <w:rFonts w:hint="default"/>
      </w:rPr>
    </w:lvl>
    <w:lvl w:ilvl="1">
      <w:start w:val="1"/>
      <w:numFmt w:val="decimal"/>
      <w:pStyle w:val="berschrift2"/>
      <w:lvlText w:val="%1.%2"/>
      <w:lvlJc w:val="left"/>
      <w:pPr>
        <w:tabs>
          <w:tab w:val="num" w:pos="624"/>
        </w:tabs>
        <w:ind w:left="624" w:hanging="624"/>
      </w:pPr>
      <w:rPr>
        <w:b/>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erschrift3"/>
      <w:lvlText w:val="%1.%2.%3"/>
      <w:lvlJc w:val="left"/>
      <w:pPr>
        <w:tabs>
          <w:tab w:val="num" w:pos="624"/>
        </w:tabs>
        <w:ind w:left="624" w:hanging="624"/>
      </w:pPr>
      <w:rPr>
        <w:rFonts w:hint="default"/>
      </w:rPr>
    </w:lvl>
    <w:lvl w:ilvl="3">
      <w:start w:val="1"/>
      <w:numFmt w:val="decimal"/>
      <w:lvlText w:val="%1.%2.%3.%4"/>
      <w:lvlJc w:val="left"/>
      <w:pPr>
        <w:tabs>
          <w:tab w:val="num" w:pos="624"/>
        </w:tabs>
        <w:ind w:left="624" w:hanging="624"/>
      </w:pPr>
      <w:rPr>
        <w:rFonts w:hint="default"/>
        <w:b/>
      </w:rPr>
    </w:lvl>
    <w:lvl w:ilvl="4">
      <w:start w:val="1"/>
      <w:numFmt w:val="upperLetter"/>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3B33660A"/>
    <w:multiLevelType w:val="hybridMultilevel"/>
    <w:tmpl w:val="1E1A2292"/>
    <w:lvl w:ilvl="0" w:tplc="BCF22378">
      <w:start w:val="1"/>
      <w:numFmt w:val="decimal"/>
      <w:lvlText w:val="%1."/>
      <w:lvlJc w:val="left"/>
      <w:pPr>
        <w:ind w:left="644" w:hanging="360"/>
      </w:pPr>
      <w:rPr>
        <w:rFonts w:hint="default"/>
        <w:color w:val="000000" w:themeColor="text1"/>
        <w:u w:color="000000" w:themeColor="text1"/>
      </w:rPr>
    </w:lvl>
    <w:lvl w:ilvl="1" w:tplc="08090003" w:tentative="1">
      <w:start w:val="1"/>
      <w:numFmt w:val="bullet"/>
      <w:lvlText w:val="o"/>
      <w:lvlJc w:val="left"/>
      <w:pPr>
        <w:ind w:left="1364" w:hanging="360"/>
      </w:pPr>
      <w:rPr>
        <w:rFonts w:hint="default" w:ascii="Courier New" w:hAnsi="Courier New" w:cs="Courier New"/>
      </w:rPr>
    </w:lvl>
    <w:lvl w:ilvl="2" w:tplc="08090005" w:tentative="1">
      <w:start w:val="1"/>
      <w:numFmt w:val="bullet"/>
      <w:lvlText w:val=""/>
      <w:lvlJc w:val="left"/>
      <w:pPr>
        <w:ind w:left="2084" w:hanging="360"/>
      </w:pPr>
      <w:rPr>
        <w:rFonts w:hint="default" w:ascii="Wingdings" w:hAnsi="Wingdings"/>
      </w:rPr>
    </w:lvl>
    <w:lvl w:ilvl="3" w:tplc="08090001" w:tentative="1">
      <w:start w:val="1"/>
      <w:numFmt w:val="bullet"/>
      <w:lvlText w:val=""/>
      <w:lvlJc w:val="left"/>
      <w:pPr>
        <w:ind w:left="2804" w:hanging="360"/>
      </w:pPr>
      <w:rPr>
        <w:rFonts w:hint="default" w:ascii="Symbol" w:hAnsi="Symbol"/>
      </w:rPr>
    </w:lvl>
    <w:lvl w:ilvl="4" w:tplc="08090003" w:tentative="1">
      <w:start w:val="1"/>
      <w:numFmt w:val="bullet"/>
      <w:lvlText w:val="o"/>
      <w:lvlJc w:val="left"/>
      <w:pPr>
        <w:ind w:left="3524" w:hanging="360"/>
      </w:pPr>
      <w:rPr>
        <w:rFonts w:hint="default" w:ascii="Courier New" w:hAnsi="Courier New" w:cs="Courier New"/>
      </w:rPr>
    </w:lvl>
    <w:lvl w:ilvl="5" w:tplc="08090005" w:tentative="1">
      <w:start w:val="1"/>
      <w:numFmt w:val="bullet"/>
      <w:lvlText w:val=""/>
      <w:lvlJc w:val="left"/>
      <w:pPr>
        <w:ind w:left="4244" w:hanging="360"/>
      </w:pPr>
      <w:rPr>
        <w:rFonts w:hint="default" w:ascii="Wingdings" w:hAnsi="Wingdings"/>
      </w:rPr>
    </w:lvl>
    <w:lvl w:ilvl="6" w:tplc="08090001" w:tentative="1">
      <w:start w:val="1"/>
      <w:numFmt w:val="bullet"/>
      <w:lvlText w:val=""/>
      <w:lvlJc w:val="left"/>
      <w:pPr>
        <w:ind w:left="4964" w:hanging="360"/>
      </w:pPr>
      <w:rPr>
        <w:rFonts w:hint="default" w:ascii="Symbol" w:hAnsi="Symbol"/>
      </w:rPr>
    </w:lvl>
    <w:lvl w:ilvl="7" w:tplc="08090003" w:tentative="1">
      <w:start w:val="1"/>
      <w:numFmt w:val="bullet"/>
      <w:lvlText w:val="o"/>
      <w:lvlJc w:val="left"/>
      <w:pPr>
        <w:ind w:left="5684" w:hanging="360"/>
      </w:pPr>
      <w:rPr>
        <w:rFonts w:hint="default" w:ascii="Courier New" w:hAnsi="Courier New" w:cs="Courier New"/>
      </w:rPr>
    </w:lvl>
    <w:lvl w:ilvl="8" w:tplc="08090005" w:tentative="1">
      <w:start w:val="1"/>
      <w:numFmt w:val="bullet"/>
      <w:lvlText w:val=""/>
      <w:lvlJc w:val="left"/>
      <w:pPr>
        <w:ind w:left="6404" w:hanging="360"/>
      </w:pPr>
      <w:rPr>
        <w:rFonts w:hint="default" w:ascii="Wingdings" w:hAnsi="Wingdings"/>
      </w:rPr>
    </w:lvl>
  </w:abstractNum>
  <w:abstractNum w:abstractNumId="23" w15:restartNumberingAfterBreak="0">
    <w:nsid w:val="3F5200D2"/>
    <w:multiLevelType w:val="hybridMultilevel"/>
    <w:tmpl w:val="3B5EE5BA"/>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4" w15:restartNumberingAfterBreak="0">
    <w:nsid w:val="419D598C"/>
    <w:multiLevelType w:val="hybridMultilevel"/>
    <w:tmpl w:val="53C066F2"/>
    <w:lvl w:ilvl="0" w:tplc="F8988A88">
      <w:start w:val="1"/>
      <w:numFmt w:val="bullet"/>
      <w:lvlText w:val=""/>
      <w:lvlJc w:val="left"/>
      <w:pPr>
        <w:ind w:left="1701" w:hanging="360"/>
      </w:pPr>
      <w:rPr>
        <w:rFonts w:hint="default" w:ascii="Symbol" w:hAnsi="Symbol"/>
      </w:rPr>
    </w:lvl>
    <w:lvl w:ilvl="1" w:tplc="080C0003" w:tentative="1">
      <w:start w:val="1"/>
      <w:numFmt w:val="bullet"/>
      <w:lvlText w:val="o"/>
      <w:lvlJc w:val="left"/>
      <w:pPr>
        <w:ind w:left="2421" w:hanging="360"/>
      </w:pPr>
      <w:rPr>
        <w:rFonts w:hint="default" w:ascii="Courier New" w:hAnsi="Courier New"/>
      </w:rPr>
    </w:lvl>
    <w:lvl w:ilvl="2" w:tplc="080C0005" w:tentative="1">
      <w:start w:val="1"/>
      <w:numFmt w:val="bullet"/>
      <w:lvlText w:val=""/>
      <w:lvlJc w:val="left"/>
      <w:pPr>
        <w:ind w:left="3141" w:hanging="360"/>
      </w:pPr>
      <w:rPr>
        <w:rFonts w:hint="default" w:ascii="Wingdings" w:hAnsi="Wingdings"/>
      </w:rPr>
    </w:lvl>
    <w:lvl w:ilvl="3" w:tplc="080C0001" w:tentative="1">
      <w:start w:val="1"/>
      <w:numFmt w:val="bullet"/>
      <w:lvlText w:val=""/>
      <w:lvlJc w:val="left"/>
      <w:pPr>
        <w:ind w:left="3861" w:hanging="360"/>
      </w:pPr>
      <w:rPr>
        <w:rFonts w:hint="default" w:ascii="Symbol" w:hAnsi="Symbol"/>
      </w:rPr>
    </w:lvl>
    <w:lvl w:ilvl="4" w:tplc="080C0003" w:tentative="1">
      <w:start w:val="1"/>
      <w:numFmt w:val="bullet"/>
      <w:lvlText w:val="o"/>
      <w:lvlJc w:val="left"/>
      <w:pPr>
        <w:ind w:left="4581" w:hanging="360"/>
      </w:pPr>
      <w:rPr>
        <w:rFonts w:hint="default" w:ascii="Courier New" w:hAnsi="Courier New"/>
      </w:rPr>
    </w:lvl>
    <w:lvl w:ilvl="5" w:tplc="080C0005" w:tentative="1">
      <w:start w:val="1"/>
      <w:numFmt w:val="bullet"/>
      <w:lvlText w:val=""/>
      <w:lvlJc w:val="left"/>
      <w:pPr>
        <w:ind w:left="5301" w:hanging="360"/>
      </w:pPr>
      <w:rPr>
        <w:rFonts w:hint="default" w:ascii="Wingdings" w:hAnsi="Wingdings"/>
      </w:rPr>
    </w:lvl>
    <w:lvl w:ilvl="6" w:tplc="080C0001" w:tentative="1">
      <w:start w:val="1"/>
      <w:numFmt w:val="bullet"/>
      <w:lvlText w:val=""/>
      <w:lvlJc w:val="left"/>
      <w:pPr>
        <w:ind w:left="6021" w:hanging="360"/>
      </w:pPr>
      <w:rPr>
        <w:rFonts w:hint="default" w:ascii="Symbol" w:hAnsi="Symbol"/>
      </w:rPr>
    </w:lvl>
    <w:lvl w:ilvl="7" w:tplc="080C0003" w:tentative="1">
      <w:start w:val="1"/>
      <w:numFmt w:val="bullet"/>
      <w:lvlText w:val="o"/>
      <w:lvlJc w:val="left"/>
      <w:pPr>
        <w:ind w:left="6741" w:hanging="360"/>
      </w:pPr>
      <w:rPr>
        <w:rFonts w:hint="default" w:ascii="Courier New" w:hAnsi="Courier New"/>
      </w:rPr>
    </w:lvl>
    <w:lvl w:ilvl="8" w:tplc="080C0005" w:tentative="1">
      <w:start w:val="1"/>
      <w:numFmt w:val="bullet"/>
      <w:lvlText w:val=""/>
      <w:lvlJc w:val="left"/>
      <w:pPr>
        <w:ind w:left="7461" w:hanging="360"/>
      </w:pPr>
      <w:rPr>
        <w:rFonts w:hint="default" w:ascii="Wingdings" w:hAnsi="Wingdings"/>
      </w:rPr>
    </w:lvl>
  </w:abstractNum>
  <w:abstractNum w:abstractNumId="25" w15:restartNumberingAfterBreak="0">
    <w:nsid w:val="4BC17B52"/>
    <w:multiLevelType w:val="hybridMultilevel"/>
    <w:tmpl w:val="6C36E86E"/>
    <w:lvl w:ilvl="0" w:tplc="6D167178">
      <w:numFmt w:val="bullet"/>
      <w:lvlText w:val="-"/>
      <w:lvlJc w:val="left"/>
      <w:pPr>
        <w:ind w:left="720" w:hanging="360"/>
      </w:pPr>
      <w:rPr>
        <w:rFonts w:hint="default" w:ascii="Calibri" w:hAnsi="Calibri" w:eastAsia="Times New Roman"/>
      </w:rPr>
    </w:lvl>
    <w:lvl w:ilvl="1" w:tplc="18090003" w:tentative="1">
      <w:start w:val="1"/>
      <w:numFmt w:val="bullet"/>
      <w:lvlText w:val="o"/>
      <w:lvlJc w:val="left"/>
      <w:pPr>
        <w:ind w:left="1440" w:hanging="360"/>
      </w:pPr>
      <w:rPr>
        <w:rFonts w:hint="default" w:ascii="Courier New" w:hAnsi="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rPr>
    </w:lvl>
    <w:lvl w:ilvl="8" w:tplc="18090005" w:tentative="1">
      <w:start w:val="1"/>
      <w:numFmt w:val="bullet"/>
      <w:lvlText w:val=""/>
      <w:lvlJc w:val="left"/>
      <w:pPr>
        <w:ind w:left="6480" w:hanging="360"/>
      </w:pPr>
      <w:rPr>
        <w:rFonts w:hint="default" w:ascii="Wingdings" w:hAnsi="Wingdings"/>
      </w:rPr>
    </w:lvl>
  </w:abstractNum>
  <w:abstractNum w:abstractNumId="26" w15:restartNumberingAfterBreak="0">
    <w:nsid w:val="4FA66B19"/>
    <w:multiLevelType w:val="hybridMultilevel"/>
    <w:tmpl w:val="DEDC5F7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5D681BCE"/>
    <w:multiLevelType w:val="hybridMultilevel"/>
    <w:tmpl w:val="A692B4D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8" w15:restartNumberingAfterBreak="0">
    <w:nsid w:val="62D41F5F"/>
    <w:multiLevelType w:val="hybridMultilevel"/>
    <w:tmpl w:val="EC2840D8"/>
    <w:lvl w:ilvl="0" w:tplc="F9AAB888">
      <w:numFmt w:val="bullet"/>
      <w:lvlText w:val=""/>
      <w:lvlJc w:val="left"/>
      <w:pPr>
        <w:ind w:left="720" w:hanging="360"/>
      </w:pPr>
      <w:rPr>
        <w:rFonts w:hint="default" w:ascii="Wingdings" w:hAnsi="Wingdings" w:cs="Times New Roman"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9" w15:restartNumberingAfterBreak="0">
    <w:nsid w:val="62F63C47"/>
    <w:multiLevelType w:val="hybridMultilevel"/>
    <w:tmpl w:val="99A83C84"/>
    <w:lvl w:ilvl="0" w:tplc="D700D58A">
      <w:start w:val="1"/>
      <w:numFmt w:val="lowerLetter"/>
      <w:lvlText w:val="(%1)"/>
      <w:lvlJc w:val="left"/>
      <w:pPr>
        <w:ind w:left="1080" w:hanging="360"/>
      </w:pPr>
      <w:rPr>
        <w:rFonts w:hint="default" w:cs="Times New Roman"/>
      </w:rPr>
    </w:lvl>
    <w:lvl w:ilvl="1" w:tplc="080C0019" w:tentative="1">
      <w:start w:val="1"/>
      <w:numFmt w:val="lowerLetter"/>
      <w:lvlText w:val="%2."/>
      <w:lvlJc w:val="left"/>
      <w:pPr>
        <w:ind w:left="1800" w:hanging="360"/>
      </w:pPr>
      <w:rPr>
        <w:rFonts w:cs="Times New Roman"/>
      </w:rPr>
    </w:lvl>
    <w:lvl w:ilvl="2" w:tplc="080C001B" w:tentative="1">
      <w:start w:val="1"/>
      <w:numFmt w:val="lowerRoman"/>
      <w:lvlText w:val="%3."/>
      <w:lvlJc w:val="right"/>
      <w:pPr>
        <w:ind w:left="2520" w:hanging="180"/>
      </w:pPr>
      <w:rPr>
        <w:rFonts w:cs="Times New Roman"/>
      </w:rPr>
    </w:lvl>
    <w:lvl w:ilvl="3" w:tplc="080C000F" w:tentative="1">
      <w:start w:val="1"/>
      <w:numFmt w:val="decimal"/>
      <w:lvlText w:val="%4."/>
      <w:lvlJc w:val="left"/>
      <w:pPr>
        <w:ind w:left="3240" w:hanging="360"/>
      </w:pPr>
      <w:rPr>
        <w:rFonts w:cs="Times New Roman"/>
      </w:rPr>
    </w:lvl>
    <w:lvl w:ilvl="4" w:tplc="080C0019" w:tentative="1">
      <w:start w:val="1"/>
      <w:numFmt w:val="lowerLetter"/>
      <w:lvlText w:val="%5."/>
      <w:lvlJc w:val="left"/>
      <w:pPr>
        <w:ind w:left="3960" w:hanging="360"/>
      </w:pPr>
      <w:rPr>
        <w:rFonts w:cs="Times New Roman"/>
      </w:rPr>
    </w:lvl>
    <w:lvl w:ilvl="5" w:tplc="080C001B" w:tentative="1">
      <w:start w:val="1"/>
      <w:numFmt w:val="lowerRoman"/>
      <w:lvlText w:val="%6."/>
      <w:lvlJc w:val="right"/>
      <w:pPr>
        <w:ind w:left="4680" w:hanging="180"/>
      </w:pPr>
      <w:rPr>
        <w:rFonts w:cs="Times New Roman"/>
      </w:rPr>
    </w:lvl>
    <w:lvl w:ilvl="6" w:tplc="080C000F" w:tentative="1">
      <w:start w:val="1"/>
      <w:numFmt w:val="decimal"/>
      <w:lvlText w:val="%7."/>
      <w:lvlJc w:val="left"/>
      <w:pPr>
        <w:ind w:left="5400" w:hanging="360"/>
      </w:pPr>
      <w:rPr>
        <w:rFonts w:cs="Times New Roman"/>
      </w:rPr>
    </w:lvl>
    <w:lvl w:ilvl="7" w:tplc="080C0019" w:tentative="1">
      <w:start w:val="1"/>
      <w:numFmt w:val="lowerLetter"/>
      <w:lvlText w:val="%8."/>
      <w:lvlJc w:val="left"/>
      <w:pPr>
        <w:ind w:left="6120" w:hanging="360"/>
      </w:pPr>
      <w:rPr>
        <w:rFonts w:cs="Times New Roman"/>
      </w:rPr>
    </w:lvl>
    <w:lvl w:ilvl="8" w:tplc="080C001B" w:tentative="1">
      <w:start w:val="1"/>
      <w:numFmt w:val="lowerRoman"/>
      <w:lvlText w:val="%9."/>
      <w:lvlJc w:val="right"/>
      <w:pPr>
        <w:ind w:left="6840" w:hanging="180"/>
      </w:pPr>
      <w:rPr>
        <w:rFonts w:cs="Times New Roman"/>
      </w:rPr>
    </w:lvl>
  </w:abstractNum>
  <w:abstractNum w:abstractNumId="30" w15:restartNumberingAfterBreak="0">
    <w:nsid w:val="6C5432D2"/>
    <w:multiLevelType w:val="hybridMultilevel"/>
    <w:tmpl w:val="70223914"/>
    <w:lvl w:ilvl="0" w:tplc="AE1E5A4C">
      <w:start w:val="1"/>
      <w:numFmt w:val="bullet"/>
      <w:lvlText w:val="-"/>
      <w:lvlJc w:val="left"/>
      <w:pPr>
        <w:ind w:left="720" w:hanging="360"/>
      </w:pPr>
      <w:rPr>
        <w:rFonts w:hint="default" w:ascii="Times New Roman" w:hAnsi="Times New Roman" w:cs="Times New Roman"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6CC1017F"/>
    <w:multiLevelType w:val="hybridMultilevel"/>
    <w:tmpl w:val="3CEA333A"/>
    <w:lvl w:ilvl="0" w:tplc="08090003">
      <w:start w:val="1"/>
      <w:numFmt w:val="bullet"/>
      <w:lvlText w:val="o"/>
      <w:lvlJc w:val="left"/>
      <w:pPr>
        <w:ind w:left="144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6FB71D4C"/>
    <w:multiLevelType w:val="hybridMultilevel"/>
    <w:tmpl w:val="C026EBE2"/>
    <w:lvl w:ilvl="0" w:tplc="F8988A88">
      <w:start w:val="1"/>
      <w:numFmt w:val="bullet"/>
      <w:lvlText w:val=""/>
      <w:lvlJc w:val="left"/>
      <w:pPr>
        <w:tabs>
          <w:tab w:val="num" w:pos="720"/>
        </w:tabs>
        <w:ind w:left="720" w:hanging="360"/>
      </w:pPr>
      <w:rPr>
        <w:rFonts w:hint="default" w:ascii="Symbol" w:hAnsi="Symbol"/>
      </w:rPr>
    </w:lvl>
    <w:lvl w:ilvl="1" w:tplc="00AAC54A">
      <w:start w:val="1"/>
      <w:numFmt w:val="bullet"/>
      <w:lvlText w:val=""/>
      <w:lvlJc w:val="left"/>
      <w:pPr>
        <w:tabs>
          <w:tab w:val="num" w:pos="1440"/>
        </w:tabs>
        <w:ind w:left="1440" w:hanging="360"/>
      </w:pPr>
      <w:rPr>
        <w:rFonts w:hint="default" w:ascii="Symbol" w:hAnsi="Symbol"/>
      </w:rPr>
    </w:lvl>
    <w:lvl w:ilvl="2" w:tplc="3F0E8A54" w:tentative="1">
      <w:start w:val="1"/>
      <w:numFmt w:val="bullet"/>
      <w:lvlText w:val=""/>
      <w:lvlJc w:val="left"/>
      <w:pPr>
        <w:tabs>
          <w:tab w:val="num" w:pos="2160"/>
        </w:tabs>
        <w:ind w:left="2160" w:hanging="360"/>
      </w:pPr>
      <w:rPr>
        <w:rFonts w:hint="default" w:ascii="Symbol" w:hAnsi="Symbol"/>
      </w:rPr>
    </w:lvl>
    <w:lvl w:ilvl="3" w:tplc="5D6C934A" w:tentative="1">
      <w:start w:val="1"/>
      <w:numFmt w:val="bullet"/>
      <w:lvlText w:val=""/>
      <w:lvlJc w:val="left"/>
      <w:pPr>
        <w:tabs>
          <w:tab w:val="num" w:pos="2880"/>
        </w:tabs>
        <w:ind w:left="2880" w:hanging="360"/>
      </w:pPr>
      <w:rPr>
        <w:rFonts w:hint="default" w:ascii="Symbol" w:hAnsi="Symbol"/>
      </w:rPr>
    </w:lvl>
    <w:lvl w:ilvl="4" w:tplc="2AEA9C5C" w:tentative="1">
      <w:start w:val="1"/>
      <w:numFmt w:val="bullet"/>
      <w:lvlText w:val=""/>
      <w:lvlJc w:val="left"/>
      <w:pPr>
        <w:tabs>
          <w:tab w:val="num" w:pos="3600"/>
        </w:tabs>
        <w:ind w:left="3600" w:hanging="360"/>
      </w:pPr>
      <w:rPr>
        <w:rFonts w:hint="default" w:ascii="Symbol" w:hAnsi="Symbol"/>
      </w:rPr>
    </w:lvl>
    <w:lvl w:ilvl="5" w:tplc="0026F9AC" w:tentative="1">
      <w:start w:val="1"/>
      <w:numFmt w:val="bullet"/>
      <w:lvlText w:val=""/>
      <w:lvlJc w:val="left"/>
      <w:pPr>
        <w:tabs>
          <w:tab w:val="num" w:pos="4320"/>
        </w:tabs>
        <w:ind w:left="4320" w:hanging="360"/>
      </w:pPr>
      <w:rPr>
        <w:rFonts w:hint="default" w:ascii="Symbol" w:hAnsi="Symbol"/>
      </w:rPr>
    </w:lvl>
    <w:lvl w:ilvl="6" w:tplc="F670E9A0" w:tentative="1">
      <w:start w:val="1"/>
      <w:numFmt w:val="bullet"/>
      <w:lvlText w:val=""/>
      <w:lvlJc w:val="left"/>
      <w:pPr>
        <w:tabs>
          <w:tab w:val="num" w:pos="5040"/>
        </w:tabs>
        <w:ind w:left="5040" w:hanging="360"/>
      </w:pPr>
      <w:rPr>
        <w:rFonts w:hint="default" w:ascii="Symbol" w:hAnsi="Symbol"/>
      </w:rPr>
    </w:lvl>
    <w:lvl w:ilvl="7" w:tplc="311ED0E4" w:tentative="1">
      <w:start w:val="1"/>
      <w:numFmt w:val="bullet"/>
      <w:lvlText w:val=""/>
      <w:lvlJc w:val="left"/>
      <w:pPr>
        <w:tabs>
          <w:tab w:val="num" w:pos="5760"/>
        </w:tabs>
        <w:ind w:left="5760" w:hanging="360"/>
      </w:pPr>
      <w:rPr>
        <w:rFonts w:hint="default" w:ascii="Symbol" w:hAnsi="Symbol"/>
      </w:rPr>
    </w:lvl>
    <w:lvl w:ilvl="8" w:tplc="4B927A6E" w:tentative="1">
      <w:start w:val="1"/>
      <w:numFmt w:val="bullet"/>
      <w:lvlText w:val=""/>
      <w:lvlJc w:val="left"/>
      <w:pPr>
        <w:tabs>
          <w:tab w:val="num" w:pos="6480"/>
        </w:tabs>
        <w:ind w:left="6480" w:hanging="360"/>
      </w:pPr>
      <w:rPr>
        <w:rFonts w:hint="default" w:ascii="Symbol" w:hAnsi="Symbol"/>
      </w:rPr>
    </w:lvl>
  </w:abstractNum>
  <w:abstractNum w:abstractNumId="33" w15:restartNumberingAfterBreak="0">
    <w:nsid w:val="70820A66"/>
    <w:multiLevelType w:val="hybridMultilevel"/>
    <w:tmpl w:val="3E28DFA6"/>
    <w:lvl w:ilvl="0" w:tplc="04070001">
      <w:start w:val="1"/>
      <w:numFmt w:val="bullet"/>
      <w:lvlText w:val=""/>
      <w:lvlJc w:val="left"/>
      <w:pPr>
        <w:ind w:left="1595" w:hanging="360"/>
      </w:pPr>
      <w:rPr>
        <w:rFonts w:hint="default" w:ascii="Symbol" w:hAnsi="Symbol"/>
      </w:rPr>
    </w:lvl>
    <w:lvl w:ilvl="1" w:tplc="08090003" w:tentative="1">
      <w:start w:val="1"/>
      <w:numFmt w:val="bullet"/>
      <w:lvlText w:val="o"/>
      <w:lvlJc w:val="left"/>
      <w:pPr>
        <w:ind w:left="2315" w:hanging="360"/>
      </w:pPr>
      <w:rPr>
        <w:rFonts w:hint="default" w:ascii="Courier New" w:hAnsi="Courier New" w:cs="Courier New"/>
      </w:rPr>
    </w:lvl>
    <w:lvl w:ilvl="2" w:tplc="08090005" w:tentative="1">
      <w:start w:val="1"/>
      <w:numFmt w:val="bullet"/>
      <w:lvlText w:val=""/>
      <w:lvlJc w:val="left"/>
      <w:pPr>
        <w:ind w:left="3035" w:hanging="360"/>
      </w:pPr>
      <w:rPr>
        <w:rFonts w:hint="default" w:ascii="Wingdings" w:hAnsi="Wingdings"/>
      </w:rPr>
    </w:lvl>
    <w:lvl w:ilvl="3" w:tplc="08090001" w:tentative="1">
      <w:start w:val="1"/>
      <w:numFmt w:val="bullet"/>
      <w:lvlText w:val=""/>
      <w:lvlJc w:val="left"/>
      <w:pPr>
        <w:ind w:left="3755" w:hanging="360"/>
      </w:pPr>
      <w:rPr>
        <w:rFonts w:hint="default" w:ascii="Symbol" w:hAnsi="Symbol"/>
      </w:rPr>
    </w:lvl>
    <w:lvl w:ilvl="4" w:tplc="08090003" w:tentative="1">
      <w:start w:val="1"/>
      <w:numFmt w:val="bullet"/>
      <w:lvlText w:val="o"/>
      <w:lvlJc w:val="left"/>
      <w:pPr>
        <w:ind w:left="4475" w:hanging="360"/>
      </w:pPr>
      <w:rPr>
        <w:rFonts w:hint="default" w:ascii="Courier New" w:hAnsi="Courier New" w:cs="Courier New"/>
      </w:rPr>
    </w:lvl>
    <w:lvl w:ilvl="5" w:tplc="08090005" w:tentative="1">
      <w:start w:val="1"/>
      <w:numFmt w:val="bullet"/>
      <w:lvlText w:val=""/>
      <w:lvlJc w:val="left"/>
      <w:pPr>
        <w:ind w:left="5195" w:hanging="360"/>
      </w:pPr>
      <w:rPr>
        <w:rFonts w:hint="default" w:ascii="Wingdings" w:hAnsi="Wingdings"/>
      </w:rPr>
    </w:lvl>
    <w:lvl w:ilvl="6" w:tplc="08090001" w:tentative="1">
      <w:start w:val="1"/>
      <w:numFmt w:val="bullet"/>
      <w:lvlText w:val=""/>
      <w:lvlJc w:val="left"/>
      <w:pPr>
        <w:ind w:left="5915" w:hanging="360"/>
      </w:pPr>
      <w:rPr>
        <w:rFonts w:hint="default" w:ascii="Symbol" w:hAnsi="Symbol"/>
      </w:rPr>
    </w:lvl>
    <w:lvl w:ilvl="7" w:tplc="08090003" w:tentative="1">
      <w:start w:val="1"/>
      <w:numFmt w:val="bullet"/>
      <w:lvlText w:val="o"/>
      <w:lvlJc w:val="left"/>
      <w:pPr>
        <w:ind w:left="6635" w:hanging="360"/>
      </w:pPr>
      <w:rPr>
        <w:rFonts w:hint="default" w:ascii="Courier New" w:hAnsi="Courier New" w:cs="Courier New"/>
      </w:rPr>
    </w:lvl>
    <w:lvl w:ilvl="8" w:tplc="08090005" w:tentative="1">
      <w:start w:val="1"/>
      <w:numFmt w:val="bullet"/>
      <w:lvlText w:val=""/>
      <w:lvlJc w:val="left"/>
      <w:pPr>
        <w:ind w:left="7355" w:hanging="360"/>
      </w:pPr>
      <w:rPr>
        <w:rFonts w:hint="default" w:ascii="Wingdings" w:hAnsi="Wingdings"/>
      </w:rPr>
    </w:lvl>
  </w:abstractNum>
  <w:abstractNum w:abstractNumId="34" w15:restartNumberingAfterBreak="0">
    <w:nsid w:val="71FD3AD5"/>
    <w:multiLevelType w:val="hybridMultilevel"/>
    <w:tmpl w:val="E82A387A"/>
    <w:lvl w:ilvl="0" w:tplc="08090001">
      <w:start w:val="1"/>
      <w:numFmt w:val="bullet"/>
      <w:lvlText w:val=""/>
      <w:lvlJc w:val="left"/>
      <w:pPr>
        <w:ind w:left="-1134" w:hanging="360"/>
      </w:pPr>
      <w:rPr>
        <w:rFonts w:hint="default" w:ascii="Symbol" w:hAnsi="Symbol"/>
      </w:rPr>
    </w:lvl>
    <w:lvl w:ilvl="1" w:tplc="08090003">
      <w:start w:val="1"/>
      <w:numFmt w:val="bullet"/>
      <w:lvlText w:val="o"/>
      <w:lvlJc w:val="left"/>
      <w:pPr>
        <w:ind w:left="-414" w:hanging="360"/>
      </w:pPr>
      <w:rPr>
        <w:rFonts w:hint="default" w:ascii="Courier New" w:hAnsi="Courier New"/>
      </w:rPr>
    </w:lvl>
    <w:lvl w:ilvl="2" w:tplc="08090005" w:tentative="1">
      <w:start w:val="1"/>
      <w:numFmt w:val="bullet"/>
      <w:lvlText w:val=""/>
      <w:lvlJc w:val="left"/>
      <w:pPr>
        <w:ind w:left="306" w:hanging="360"/>
      </w:pPr>
      <w:rPr>
        <w:rFonts w:hint="default" w:ascii="Wingdings" w:hAnsi="Wingdings"/>
      </w:rPr>
    </w:lvl>
    <w:lvl w:ilvl="3" w:tplc="08090001" w:tentative="1">
      <w:start w:val="1"/>
      <w:numFmt w:val="bullet"/>
      <w:lvlText w:val=""/>
      <w:lvlJc w:val="left"/>
      <w:pPr>
        <w:ind w:left="1026" w:hanging="360"/>
      </w:pPr>
      <w:rPr>
        <w:rFonts w:hint="default" w:ascii="Symbol" w:hAnsi="Symbol"/>
      </w:rPr>
    </w:lvl>
    <w:lvl w:ilvl="4" w:tplc="08090003" w:tentative="1">
      <w:start w:val="1"/>
      <w:numFmt w:val="bullet"/>
      <w:lvlText w:val="o"/>
      <w:lvlJc w:val="left"/>
      <w:pPr>
        <w:ind w:left="1746" w:hanging="360"/>
      </w:pPr>
      <w:rPr>
        <w:rFonts w:hint="default" w:ascii="Courier New" w:hAnsi="Courier New"/>
      </w:rPr>
    </w:lvl>
    <w:lvl w:ilvl="5" w:tplc="08090005" w:tentative="1">
      <w:start w:val="1"/>
      <w:numFmt w:val="bullet"/>
      <w:lvlText w:val=""/>
      <w:lvlJc w:val="left"/>
      <w:pPr>
        <w:ind w:left="2466" w:hanging="360"/>
      </w:pPr>
      <w:rPr>
        <w:rFonts w:hint="default" w:ascii="Wingdings" w:hAnsi="Wingdings"/>
      </w:rPr>
    </w:lvl>
    <w:lvl w:ilvl="6" w:tplc="08090001" w:tentative="1">
      <w:start w:val="1"/>
      <w:numFmt w:val="bullet"/>
      <w:lvlText w:val=""/>
      <w:lvlJc w:val="left"/>
      <w:pPr>
        <w:ind w:left="3186" w:hanging="360"/>
      </w:pPr>
      <w:rPr>
        <w:rFonts w:hint="default" w:ascii="Symbol" w:hAnsi="Symbol"/>
      </w:rPr>
    </w:lvl>
    <w:lvl w:ilvl="7" w:tplc="08090003" w:tentative="1">
      <w:start w:val="1"/>
      <w:numFmt w:val="bullet"/>
      <w:lvlText w:val="o"/>
      <w:lvlJc w:val="left"/>
      <w:pPr>
        <w:ind w:left="3906" w:hanging="360"/>
      </w:pPr>
      <w:rPr>
        <w:rFonts w:hint="default" w:ascii="Courier New" w:hAnsi="Courier New"/>
      </w:rPr>
    </w:lvl>
    <w:lvl w:ilvl="8" w:tplc="08090005" w:tentative="1">
      <w:start w:val="1"/>
      <w:numFmt w:val="bullet"/>
      <w:lvlText w:val=""/>
      <w:lvlJc w:val="left"/>
      <w:pPr>
        <w:ind w:left="4626" w:hanging="360"/>
      </w:pPr>
      <w:rPr>
        <w:rFonts w:hint="default" w:ascii="Wingdings" w:hAnsi="Wingdings"/>
      </w:rPr>
    </w:lvl>
  </w:abstractNum>
  <w:abstractNum w:abstractNumId="35" w15:restartNumberingAfterBreak="0">
    <w:nsid w:val="7464639D"/>
    <w:multiLevelType w:val="hybridMultilevel"/>
    <w:tmpl w:val="ACFCB6C0"/>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6" w15:restartNumberingAfterBreak="0">
    <w:nsid w:val="76BB22A8"/>
    <w:multiLevelType w:val="hybridMultilevel"/>
    <w:tmpl w:val="2A30C7BC"/>
    <w:lvl w:ilvl="0" w:tplc="080C0001">
      <w:start w:val="1"/>
      <w:numFmt w:val="bullet"/>
      <w:lvlText w:val=""/>
      <w:lvlJc w:val="left"/>
      <w:pPr>
        <w:ind w:left="-378" w:hanging="360"/>
      </w:pPr>
      <w:rPr>
        <w:rFonts w:hint="default" w:ascii="Symbol" w:hAnsi="Symbol"/>
      </w:rPr>
    </w:lvl>
    <w:lvl w:ilvl="1" w:tplc="080C0003">
      <w:start w:val="1"/>
      <w:numFmt w:val="bullet"/>
      <w:lvlText w:val="o"/>
      <w:lvlJc w:val="left"/>
      <w:pPr>
        <w:ind w:left="342" w:hanging="360"/>
      </w:pPr>
      <w:rPr>
        <w:rFonts w:hint="default" w:ascii="Courier New" w:hAnsi="Courier New"/>
      </w:rPr>
    </w:lvl>
    <w:lvl w:ilvl="2" w:tplc="080C0005" w:tentative="1">
      <w:start w:val="1"/>
      <w:numFmt w:val="bullet"/>
      <w:lvlText w:val=""/>
      <w:lvlJc w:val="left"/>
      <w:pPr>
        <w:ind w:left="1062" w:hanging="360"/>
      </w:pPr>
      <w:rPr>
        <w:rFonts w:hint="default" w:ascii="Wingdings" w:hAnsi="Wingdings"/>
      </w:rPr>
    </w:lvl>
    <w:lvl w:ilvl="3" w:tplc="080C0001" w:tentative="1">
      <w:start w:val="1"/>
      <w:numFmt w:val="bullet"/>
      <w:lvlText w:val=""/>
      <w:lvlJc w:val="left"/>
      <w:pPr>
        <w:ind w:left="1782" w:hanging="360"/>
      </w:pPr>
      <w:rPr>
        <w:rFonts w:hint="default" w:ascii="Symbol" w:hAnsi="Symbol"/>
      </w:rPr>
    </w:lvl>
    <w:lvl w:ilvl="4" w:tplc="080C0003" w:tentative="1">
      <w:start w:val="1"/>
      <w:numFmt w:val="bullet"/>
      <w:lvlText w:val="o"/>
      <w:lvlJc w:val="left"/>
      <w:pPr>
        <w:ind w:left="2502" w:hanging="360"/>
      </w:pPr>
      <w:rPr>
        <w:rFonts w:hint="default" w:ascii="Courier New" w:hAnsi="Courier New"/>
      </w:rPr>
    </w:lvl>
    <w:lvl w:ilvl="5" w:tplc="080C0005" w:tentative="1">
      <w:start w:val="1"/>
      <w:numFmt w:val="bullet"/>
      <w:lvlText w:val=""/>
      <w:lvlJc w:val="left"/>
      <w:pPr>
        <w:ind w:left="3222" w:hanging="360"/>
      </w:pPr>
      <w:rPr>
        <w:rFonts w:hint="default" w:ascii="Wingdings" w:hAnsi="Wingdings"/>
      </w:rPr>
    </w:lvl>
    <w:lvl w:ilvl="6" w:tplc="080C0001" w:tentative="1">
      <w:start w:val="1"/>
      <w:numFmt w:val="bullet"/>
      <w:lvlText w:val=""/>
      <w:lvlJc w:val="left"/>
      <w:pPr>
        <w:ind w:left="3942" w:hanging="360"/>
      </w:pPr>
      <w:rPr>
        <w:rFonts w:hint="default" w:ascii="Symbol" w:hAnsi="Symbol"/>
      </w:rPr>
    </w:lvl>
    <w:lvl w:ilvl="7" w:tplc="080C0003" w:tentative="1">
      <w:start w:val="1"/>
      <w:numFmt w:val="bullet"/>
      <w:lvlText w:val="o"/>
      <w:lvlJc w:val="left"/>
      <w:pPr>
        <w:ind w:left="4662" w:hanging="360"/>
      </w:pPr>
      <w:rPr>
        <w:rFonts w:hint="default" w:ascii="Courier New" w:hAnsi="Courier New"/>
      </w:rPr>
    </w:lvl>
    <w:lvl w:ilvl="8" w:tplc="080C0005" w:tentative="1">
      <w:start w:val="1"/>
      <w:numFmt w:val="bullet"/>
      <w:lvlText w:val=""/>
      <w:lvlJc w:val="left"/>
      <w:pPr>
        <w:ind w:left="5382" w:hanging="360"/>
      </w:pPr>
      <w:rPr>
        <w:rFonts w:hint="default" w:ascii="Wingdings" w:hAnsi="Wingdings"/>
      </w:rPr>
    </w:lvl>
  </w:abstractNum>
  <w:abstractNum w:abstractNumId="37" w15:restartNumberingAfterBreak="0">
    <w:nsid w:val="7830208F"/>
    <w:multiLevelType w:val="hybridMultilevel"/>
    <w:tmpl w:val="E5684FCC"/>
    <w:lvl w:ilvl="0" w:tplc="3D6A848E">
      <w:start w:val="1"/>
      <w:numFmt w:val="bullet"/>
      <w:lvlText w:val="-"/>
      <w:lvlJc w:val="left"/>
      <w:pPr>
        <w:ind w:left="360" w:hanging="360"/>
      </w:pPr>
      <w:rPr>
        <w:rFonts w:hint="default" w:ascii="Times New Roman" w:hAnsi="Times New Roman" w:cs="Times New Roman" w:eastAsiaTheme="minorHAnsi"/>
      </w:rPr>
    </w:lvl>
    <w:lvl w:ilvl="1" w:tplc="04070003" w:tentative="1">
      <w:start w:val="1"/>
      <w:numFmt w:val="bullet"/>
      <w:lvlText w:val="o"/>
      <w:lvlJc w:val="left"/>
      <w:pPr>
        <w:ind w:left="1080" w:hanging="360"/>
      </w:pPr>
      <w:rPr>
        <w:rFonts w:hint="default" w:ascii="Courier New" w:hAnsi="Courier New" w:cs="Courier New"/>
      </w:rPr>
    </w:lvl>
    <w:lvl w:ilvl="2" w:tplc="04070005" w:tentative="1">
      <w:start w:val="1"/>
      <w:numFmt w:val="bullet"/>
      <w:lvlText w:val=""/>
      <w:lvlJc w:val="left"/>
      <w:pPr>
        <w:ind w:left="1800" w:hanging="360"/>
      </w:pPr>
      <w:rPr>
        <w:rFonts w:hint="default" w:ascii="Wingdings" w:hAnsi="Wingdings"/>
      </w:rPr>
    </w:lvl>
    <w:lvl w:ilvl="3" w:tplc="04070001" w:tentative="1">
      <w:start w:val="1"/>
      <w:numFmt w:val="bullet"/>
      <w:lvlText w:val=""/>
      <w:lvlJc w:val="left"/>
      <w:pPr>
        <w:ind w:left="2520" w:hanging="360"/>
      </w:pPr>
      <w:rPr>
        <w:rFonts w:hint="default" w:ascii="Symbol" w:hAnsi="Symbol"/>
      </w:rPr>
    </w:lvl>
    <w:lvl w:ilvl="4" w:tplc="04070003" w:tentative="1">
      <w:start w:val="1"/>
      <w:numFmt w:val="bullet"/>
      <w:lvlText w:val="o"/>
      <w:lvlJc w:val="left"/>
      <w:pPr>
        <w:ind w:left="3240" w:hanging="360"/>
      </w:pPr>
      <w:rPr>
        <w:rFonts w:hint="default" w:ascii="Courier New" w:hAnsi="Courier New" w:cs="Courier New"/>
      </w:rPr>
    </w:lvl>
    <w:lvl w:ilvl="5" w:tplc="04070005" w:tentative="1">
      <w:start w:val="1"/>
      <w:numFmt w:val="bullet"/>
      <w:lvlText w:val=""/>
      <w:lvlJc w:val="left"/>
      <w:pPr>
        <w:ind w:left="3960" w:hanging="360"/>
      </w:pPr>
      <w:rPr>
        <w:rFonts w:hint="default" w:ascii="Wingdings" w:hAnsi="Wingdings"/>
      </w:rPr>
    </w:lvl>
    <w:lvl w:ilvl="6" w:tplc="04070001" w:tentative="1">
      <w:start w:val="1"/>
      <w:numFmt w:val="bullet"/>
      <w:lvlText w:val=""/>
      <w:lvlJc w:val="left"/>
      <w:pPr>
        <w:ind w:left="4680" w:hanging="360"/>
      </w:pPr>
      <w:rPr>
        <w:rFonts w:hint="default" w:ascii="Symbol" w:hAnsi="Symbol"/>
      </w:rPr>
    </w:lvl>
    <w:lvl w:ilvl="7" w:tplc="04070003" w:tentative="1">
      <w:start w:val="1"/>
      <w:numFmt w:val="bullet"/>
      <w:lvlText w:val="o"/>
      <w:lvlJc w:val="left"/>
      <w:pPr>
        <w:ind w:left="5400" w:hanging="360"/>
      </w:pPr>
      <w:rPr>
        <w:rFonts w:hint="default" w:ascii="Courier New" w:hAnsi="Courier New" w:cs="Courier New"/>
      </w:rPr>
    </w:lvl>
    <w:lvl w:ilvl="8" w:tplc="04070005" w:tentative="1">
      <w:start w:val="1"/>
      <w:numFmt w:val="bullet"/>
      <w:lvlText w:val=""/>
      <w:lvlJc w:val="left"/>
      <w:pPr>
        <w:ind w:left="6120" w:hanging="360"/>
      </w:pPr>
      <w:rPr>
        <w:rFonts w:hint="default" w:ascii="Wingdings" w:hAnsi="Wingdings"/>
      </w:rPr>
    </w:lvl>
  </w:abstractNum>
  <w:abstractNum w:abstractNumId="38" w15:restartNumberingAfterBreak="0">
    <w:nsid w:val="78E82747"/>
    <w:multiLevelType w:val="hybridMultilevel"/>
    <w:tmpl w:val="37A87A1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9" w15:restartNumberingAfterBreak="0">
    <w:nsid w:val="797F43B0"/>
    <w:multiLevelType w:val="hybridMultilevel"/>
    <w:tmpl w:val="AD2034FC"/>
    <w:lvl w:ilvl="0" w:tplc="080C0001">
      <w:start w:val="1"/>
      <w:numFmt w:val="bullet"/>
      <w:lvlText w:val=""/>
      <w:lvlJc w:val="left"/>
      <w:pPr>
        <w:ind w:left="360" w:hanging="360"/>
      </w:pPr>
      <w:rPr>
        <w:rFonts w:hint="default" w:ascii="Symbol" w:hAnsi="Symbol"/>
      </w:rPr>
    </w:lvl>
    <w:lvl w:ilvl="1" w:tplc="0DA25188">
      <w:start w:val="1"/>
      <w:numFmt w:val="lowerLetter"/>
      <w:lvlText w:val="%2)"/>
      <w:lvlJc w:val="left"/>
      <w:pPr>
        <w:ind w:left="1080" w:hanging="360"/>
      </w:pPr>
      <w:rPr>
        <w:rFonts w:ascii="Times New Roman" w:hAnsi="Times New Roman" w:cs="Times New Roman" w:eastAsiaTheme="minorHAnsi"/>
      </w:rPr>
    </w:lvl>
    <w:lvl w:ilvl="2" w:tplc="080C0005" w:tentative="1">
      <w:start w:val="1"/>
      <w:numFmt w:val="bullet"/>
      <w:lvlText w:val=""/>
      <w:lvlJc w:val="left"/>
      <w:pPr>
        <w:ind w:left="1800" w:hanging="360"/>
      </w:pPr>
      <w:rPr>
        <w:rFonts w:hint="default" w:ascii="Wingdings" w:hAnsi="Wingdings"/>
      </w:rPr>
    </w:lvl>
    <w:lvl w:ilvl="3" w:tplc="080C0001" w:tentative="1">
      <w:start w:val="1"/>
      <w:numFmt w:val="bullet"/>
      <w:lvlText w:val=""/>
      <w:lvlJc w:val="left"/>
      <w:pPr>
        <w:ind w:left="2520" w:hanging="360"/>
      </w:pPr>
      <w:rPr>
        <w:rFonts w:hint="default" w:ascii="Symbol" w:hAnsi="Symbol"/>
      </w:rPr>
    </w:lvl>
    <w:lvl w:ilvl="4" w:tplc="080C0003" w:tentative="1">
      <w:start w:val="1"/>
      <w:numFmt w:val="bullet"/>
      <w:lvlText w:val="o"/>
      <w:lvlJc w:val="left"/>
      <w:pPr>
        <w:ind w:left="3240" w:hanging="360"/>
      </w:pPr>
      <w:rPr>
        <w:rFonts w:hint="default" w:ascii="Courier New" w:hAnsi="Courier New"/>
      </w:rPr>
    </w:lvl>
    <w:lvl w:ilvl="5" w:tplc="080C0005" w:tentative="1">
      <w:start w:val="1"/>
      <w:numFmt w:val="bullet"/>
      <w:lvlText w:val=""/>
      <w:lvlJc w:val="left"/>
      <w:pPr>
        <w:ind w:left="3960" w:hanging="360"/>
      </w:pPr>
      <w:rPr>
        <w:rFonts w:hint="default" w:ascii="Wingdings" w:hAnsi="Wingdings"/>
      </w:rPr>
    </w:lvl>
    <w:lvl w:ilvl="6" w:tplc="080C0001" w:tentative="1">
      <w:start w:val="1"/>
      <w:numFmt w:val="bullet"/>
      <w:lvlText w:val=""/>
      <w:lvlJc w:val="left"/>
      <w:pPr>
        <w:ind w:left="4680" w:hanging="360"/>
      </w:pPr>
      <w:rPr>
        <w:rFonts w:hint="default" w:ascii="Symbol" w:hAnsi="Symbol"/>
      </w:rPr>
    </w:lvl>
    <w:lvl w:ilvl="7" w:tplc="080C0003" w:tentative="1">
      <w:start w:val="1"/>
      <w:numFmt w:val="bullet"/>
      <w:lvlText w:val="o"/>
      <w:lvlJc w:val="left"/>
      <w:pPr>
        <w:ind w:left="5400" w:hanging="360"/>
      </w:pPr>
      <w:rPr>
        <w:rFonts w:hint="default" w:ascii="Courier New" w:hAnsi="Courier New"/>
      </w:rPr>
    </w:lvl>
    <w:lvl w:ilvl="8" w:tplc="080C0005" w:tentative="1">
      <w:start w:val="1"/>
      <w:numFmt w:val="bullet"/>
      <w:lvlText w:val=""/>
      <w:lvlJc w:val="left"/>
      <w:pPr>
        <w:ind w:left="6120" w:hanging="360"/>
      </w:pPr>
      <w:rPr>
        <w:rFonts w:hint="default" w:ascii="Wingdings" w:hAnsi="Wingdings"/>
      </w:rPr>
    </w:lvl>
  </w:abstractNum>
  <w:abstractNum w:abstractNumId="40" w15:restartNumberingAfterBreak="0">
    <w:nsid w:val="7D9331A6"/>
    <w:multiLevelType w:val="hybridMultilevel"/>
    <w:tmpl w:val="191E0158"/>
    <w:lvl w:ilvl="0" w:tplc="08090001">
      <w:start w:val="1"/>
      <w:numFmt w:val="bullet"/>
      <w:lvlText w:val=""/>
      <w:lvlJc w:val="left"/>
      <w:pPr>
        <w:ind w:left="360" w:hanging="360"/>
      </w:pPr>
      <w:rPr>
        <w:rFonts w:hint="default" w:ascii="Symbol" w:hAnsi="Symbol"/>
      </w:rPr>
    </w:lvl>
    <w:lvl w:ilvl="1" w:tplc="08090005">
      <w:start w:val="1"/>
      <w:numFmt w:val="bullet"/>
      <w:lvlText w:val=""/>
      <w:lvlJc w:val="left"/>
      <w:pPr>
        <w:ind w:left="1080" w:hanging="360"/>
      </w:pPr>
      <w:rPr>
        <w:rFonts w:hint="default" w:ascii="Wingdings" w:hAnsi="Wingdings"/>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num w:numId="44">
    <w:abstractNumId w:val="41"/>
  </w:num>
  <w:num w:numId="1">
    <w:abstractNumId w:val="22"/>
  </w:num>
  <w:num w:numId="2">
    <w:abstractNumId w:val="16"/>
  </w:num>
  <w:num w:numId="3">
    <w:abstractNumId w:val="21"/>
  </w:num>
  <w:num w:numId="4">
    <w:abstractNumId w:val="21"/>
  </w:num>
  <w:num w:numId="5">
    <w:abstractNumId w:val="21"/>
  </w:num>
  <w:num w:numId="6">
    <w:abstractNumId w:val="20"/>
  </w:num>
  <w:num w:numId="7">
    <w:abstractNumId w:val="34"/>
  </w:num>
  <w:num w:numId="8">
    <w:abstractNumId w:val="32"/>
  </w:num>
  <w:num w:numId="9">
    <w:abstractNumId w:val="39"/>
  </w:num>
  <w:num w:numId="10">
    <w:abstractNumId w:val="37"/>
  </w:num>
  <w:num w:numId="11">
    <w:abstractNumId w:val="11"/>
  </w:num>
  <w:num w:numId="12">
    <w:abstractNumId w:val="0"/>
  </w:num>
  <w:num w:numId="13">
    <w:abstractNumId w:val="8"/>
  </w:num>
  <w:num w:numId="14">
    <w:abstractNumId w:val="36"/>
  </w:num>
  <w:num w:numId="15">
    <w:abstractNumId w:val="24"/>
  </w:num>
  <w:num w:numId="16">
    <w:abstractNumId w:val="29"/>
  </w:num>
  <w:num w:numId="17">
    <w:abstractNumId w:val="19"/>
  </w:num>
  <w:num w:numId="18">
    <w:abstractNumId w:val="10"/>
  </w:num>
  <w:num w:numId="19">
    <w:abstractNumId w:val="31"/>
  </w:num>
  <w:num w:numId="20">
    <w:abstractNumId w:val="30"/>
  </w:num>
  <w:num w:numId="21">
    <w:abstractNumId w:val="28"/>
  </w:num>
  <w:num w:numId="22">
    <w:abstractNumId w:val="7"/>
  </w:num>
  <w:num w:numId="23">
    <w:abstractNumId w:val="15"/>
  </w:num>
  <w:num w:numId="24">
    <w:abstractNumId w:val="9"/>
  </w:num>
  <w:num w:numId="25">
    <w:abstractNumId w:val="12"/>
  </w:num>
  <w:num w:numId="26">
    <w:abstractNumId w:val="2"/>
  </w:num>
  <w:num w:numId="27">
    <w:abstractNumId w:val="26"/>
  </w:num>
  <w:num w:numId="28">
    <w:abstractNumId w:val="6"/>
  </w:num>
  <w:num w:numId="29">
    <w:abstractNumId w:val="40"/>
  </w:num>
  <w:num w:numId="30">
    <w:abstractNumId w:val="38"/>
  </w:num>
  <w:num w:numId="31">
    <w:abstractNumId w:val="23"/>
  </w:num>
  <w:num w:numId="32">
    <w:abstractNumId w:val="18"/>
  </w:num>
  <w:num w:numId="33">
    <w:abstractNumId w:val="13"/>
  </w:num>
  <w:num w:numId="34">
    <w:abstractNumId w:val="3"/>
  </w:num>
  <w:num w:numId="35">
    <w:abstractNumId w:val="35"/>
  </w:num>
  <w:num w:numId="36">
    <w:abstractNumId w:val="17"/>
  </w:num>
  <w:num w:numId="37">
    <w:abstractNumId w:val="27"/>
  </w:num>
  <w:num w:numId="38">
    <w:abstractNumId w:val="33"/>
  </w:num>
  <w:num w:numId="39">
    <w:abstractNumId w:val="25"/>
  </w:num>
  <w:num w:numId="40">
    <w:abstractNumId w:val="14"/>
  </w:num>
  <w:num w:numId="41">
    <w:abstractNumId w:val="4"/>
  </w:num>
  <w:num w:numId="42">
    <w:abstractNumId w:val="1"/>
  </w:num>
  <w:num w:numId="43">
    <w:abstractNumId w:val="5"/>
  </w:num>
</w:numbering>
</file>

<file path=word/people.xml><?xml version="1.0" encoding="utf-8"?>
<w15:people xmlns:mc="http://schemas.openxmlformats.org/markup-compatibility/2006" xmlns:w15="http://schemas.microsoft.com/office/word/2012/wordml" mc:Ignorable="w15">
  <w15:person w15:author="Napierala, Hendrik">
    <w15:presenceInfo w15:providerId="AD" w15:userId="S::hendrik.napierala@charite.de::31b08c9d-ddfa-4120-b542-2051200e90a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023"/>
    <w:rsid w:val="0000035E"/>
    <w:rsid w:val="0001737A"/>
    <w:rsid w:val="00057E81"/>
    <w:rsid w:val="000632DB"/>
    <w:rsid w:val="0006740D"/>
    <w:rsid w:val="00076B70"/>
    <w:rsid w:val="00083612"/>
    <w:rsid w:val="000969AA"/>
    <w:rsid w:val="0009774B"/>
    <w:rsid w:val="000A6DCC"/>
    <w:rsid w:val="000B340F"/>
    <w:rsid w:val="000C1CEC"/>
    <w:rsid w:val="000C7FFA"/>
    <w:rsid w:val="000D0394"/>
    <w:rsid w:val="000E5289"/>
    <w:rsid w:val="000F1908"/>
    <w:rsid w:val="0010017E"/>
    <w:rsid w:val="001256D0"/>
    <w:rsid w:val="00125A0D"/>
    <w:rsid w:val="00127CF7"/>
    <w:rsid w:val="0013502F"/>
    <w:rsid w:val="00160D2E"/>
    <w:rsid w:val="00160DE2"/>
    <w:rsid w:val="00161B29"/>
    <w:rsid w:val="00172201"/>
    <w:rsid w:val="00172ACE"/>
    <w:rsid w:val="00176D77"/>
    <w:rsid w:val="00180777"/>
    <w:rsid w:val="00185DA5"/>
    <w:rsid w:val="001947E2"/>
    <w:rsid w:val="001C0E33"/>
    <w:rsid w:val="001D0E35"/>
    <w:rsid w:val="001E2CE9"/>
    <w:rsid w:val="001F7899"/>
    <w:rsid w:val="00206A2E"/>
    <w:rsid w:val="00222B84"/>
    <w:rsid w:val="00230F91"/>
    <w:rsid w:val="00245A7A"/>
    <w:rsid w:val="0024657B"/>
    <w:rsid w:val="00252BC6"/>
    <w:rsid w:val="00261A35"/>
    <w:rsid w:val="0027143D"/>
    <w:rsid w:val="0029784D"/>
    <w:rsid w:val="002A0C33"/>
    <w:rsid w:val="002A27BC"/>
    <w:rsid w:val="002A32B1"/>
    <w:rsid w:val="002B0829"/>
    <w:rsid w:val="002B2D6E"/>
    <w:rsid w:val="002B6E15"/>
    <w:rsid w:val="002D2AB3"/>
    <w:rsid w:val="002E3B2D"/>
    <w:rsid w:val="002F07CE"/>
    <w:rsid w:val="002F5036"/>
    <w:rsid w:val="00317D1F"/>
    <w:rsid w:val="003257A6"/>
    <w:rsid w:val="00327589"/>
    <w:rsid w:val="003278B4"/>
    <w:rsid w:val="003358C2"/>
    <w:rsid w:val="00363024"/>
    <w:rsid w:val="003673CB"/>
    <w:rsid w:val="00370816"/>
    <w:rsid w:val="00382729"/>
    <w:rsid w:val="003853A3"/>
    <w:rsid w:val="003853FD"/>
    <w:rsid w:val="00391FD4"/>
    <w:rsid w:val="003955E2"/>
    <w:rsid w:val="00397BB5"/>
    <w:rsid w:val="003A4ADE"/>
    <w:rsid w:val="003A52B9"/>
    <w:rsid w:val="003A5F39"/>
    <w:rsid w:val="003B10CB"/>
    <w:rsid w:val="003C0FDD"/>
    <w:rsid w:val="003D363B"/>
    <w:rsid w:val="003E63EA"/>
    <w:rsid w:val="003F1D6B"/>
    <w:rsid w:val="004070F5"/>
    <w:rsid w:val="0040799E"/>
    <w:rsid w:val="00421CF7"/>
    <w:rsid w:val="004253B3"/>
    <w:rsid w:val="0043477D"/>
    <w:rsid w:val="00451C13"/>
    <w:rsid w:val="004618BB"/>
    <w:rsid w:val="00477178"/>
    <w:rsid w:val="00484337"/>
    <w:rsid w:val="00492888"/>
    <w:rsid w:val="00495A74"/>
    <w:rsid w:val="00497234"/>
    <w:rsid w:val="004E2CBC"/>
    <w:rsid w:val="00506929"/>
    <w:rsid w:val="00544EA9"/>
    <w:rsid w:val="005463F8"/>
    <w:rsid w:val="00550DBE"/>
    <w:rsid w:val="00551687"/>
    <w:rsid w:val="00560496"/>
    <w:rsid w:val="00577D5E"/>
    <w:rsid w:val="0058748E"/>
    <w:rsid w:val="00587B5D"/>
    <w:rsid w:val="00590A80"/>
    <w:rsid w:val="005918F9"/>
    <w:rsid w:val="005B5A34"/>
    <w:rsid w:val="005D1F0C"/>
    <w:rsid w:val="005F1D76"/>
    <w:rsid w:val="005F1FCD"/>
    <w:rsid w:val="006016C1"/>
    <w:rsid w:val="00611D2D"/>
    <w:rsid w:val="00617B69"/>
    <w:rsid w:val="00622C4B"/>
    <w:rsid w:val="006305BA"/>
    <w:rsid w:val="00633D0A"/>
    <w:rsid w:val="00636D88"/>
    <w:rsid w:val="00637E18"/>
    <w:rsid w:val="00640BFF"/>
    <w:rsid w:val="0066097A"/>
    <w:rsid w:val="00661157"/>
    <w:rsid w:val="00664BA9"/>
    <w:rsid w:val="0067200D"/>
    <w:rsid w:val="00673F79"/>
    <w:rsid w:val="006818B1"/>
    <w:rsid w:val="0068730B"/>
    <w:rsid w:val="006902CD"/>
    <w:rsid w:val="006B0125"/>
    <w:rsid w:val="006B317A"/>
    <w:rsid w:val="006C4F20"/>
    <w:rsid w:val="006C724A"/>
    <w:rsid w:val="006D4E71"/>
    <w:rsid w:val="0071550B"/>
    <w:rsid w:val="00721279"/>
    <w:rsid w:val="00732A91"/>
    <w:rsid w:val="007573EF"/>
    <w:rsid w:val="00757911"/>
    <w:rsid w:val="00764629"/>
    <w:rsid w:val="0077110A"/>
    <w:rsid w:val="00771F55"/>
    <w:rsid w:val="00777191"/>
    <w:rsid w:val="00784C59"/>
    <w:rsid w:val="00796DD4"/>
    <w:rsid w:val="007B6193"/>
    <w:rsid w:val="007C3A0D"/>
    <w:rsid w:val="007C4F06"/>
    <w:rsid w:val="007E38F4"/>
    <w:rsid w:val="007E4179"/>
    <w:rsid w:val="007E479B"/>
    <w:rsid w:val="007E4CDD"/>
    <w:rsid w:val="007E4D29"/>
    <w:rsid w:val="007E7103"/>
    <w:rsid w:val="008032D6"/>
    <w:rsid w:val="00814699"/>
    <w:rsid w:val="00840224"/>
    <w:rsid w:val="00843DE0"/>
    <w:rsid w:val="008450F2"/>
    <w:rsid w:val="0089050F"/>
    <w:rsid w:val="00891CCE"/>
    <w:rsid w:val="008A0875"/>
    <w:rsid w:val="008B271D"/>
    <w:rsid w:val="008D1612"/>
    <w:rsid w:val="008E4CF2"/>
    <w:rsid w:val="008F7B2A"/>
    <w:rsid w:val="009067E0"/>
    <w:rsid w:val="009239C0"/>
    <w:rsid w:val="009363C1"/>
    <w:rsid w:val="00945AAD"/>
    <w:rsid w:val="00945F07"/>
    <w:rsid w:val="00953BD9"/>
    <w:rsid w:val="00960DE7"/>
    <w:rsid w:val="0097187F"/>
    <w:rsid w:val="0098387C"/>
    <w:rsid w:val="00995233"/>
    <w:rsid w:val="009A5D0F"/>
    <w:rsid w:val="00A00D6C"/>
    <w:rsid w:val="00A0249F"/>
    <w:rsid w:val="00A17352"/>
    <w:rsid w:val="00A17386"/>
    <w:rsid w:val="00A21562"/>
    <w:rsid w:val="00A254C2"/>
    <w:rsid w:val="00A43653"/>
    <w:rsid w:val="00A53D74"/>
    <w:rsid w:val="00A65477"/>
    <w:rsid w:val="00A73F13"/>
    <w:rsid w:val="00A947FF"/>
    <w:rsid w:val="00AA105A"/>
    <w:rsid w:val="00AA6037"/>
    <w:rsid w:val="00AC3110"/>
    <w:rsid w:val="00AE0B70"/>
    <w:rsid w:val="00B106B7"/>
    <w:rsid w:val="00B17CD1"/>
    <w:rsid w:val="00B20281"/>
    <w:rsid w:val="00B2174D"/>
    <w:rsid w:val="00B23A83"/>
    <w:rsid w:val="00B35EC0"/>
    <w:rsid w:val="00B41178"/>
    <w:rsid w:val="00B4141A"/>
    <w:rsid w:val="00B66023"/>
    <w:rsid w:val="00B66467"/>
    <w:rsid w:val="00B677A5"/>
    <w:rsid w:val="00B74FE7"/>
    <w:rsid w:val="00B853B4"/>
    <w:rsid w:val="00B9623B"/>
    <w:rsid w:val="00B96E18"/>
    <w:rsid w:val="00BA3F36"/>
    <w:rsid w:val="00BD2EE7"/>
    <w:rsid w:val="00BD7198"/>
    <w:rsid w:val="00BE6E88"/>
    <w:rsid w:val="00C01FFE"/>
    <w:rsid w:val="00C13680"/>
    <w:rsid w:val="00C1390D"/>
    <w:rsid w:val="00C478C2"/>
    <w:rsid w:val="00C51B37"/>
    <w:rsid w:val="00C57893"/>
    <w:rsid w:val="00C60624"/>
    <w:rsid w:val="00C63A44"/>
    <w:rsid w:val="00C7661A"/>
    <w:rsid w:val="00C77A4E"/>
    <w:rsid w:val="00CA4668"/>
    <w:rsid w:val="00CB5E70"/>
    <w:rsid w:val="00CB7ED1"/>
    <w:rsid w:val="00CC2381"/>
    <w:rsid w:val="00CD02D6"/>
    <w:rsid w:val="00CD0E4E"/>
    <w:rsid w:val="00CD5A70"/>
    <w:rsid w:val="00CF0F0C"/>
    <w:rsid w:val="00D048B6"/>
    <w:rsid w:val="00D175CB"/>
    <w:rsid w:val="00D26624"/>
    <w:rsid w:val="00D36C6D"/>
    <w:rsid w:val="00D40718"/>
    <w:rsid w:val="00D41055"/>
    <w:rsid w:val="00D42BE3"/>
    <w:rsid w:val="00D47156"/>
    <w:rsid w:val="00D50136"/>
    <w:rsid w:val="00D62DA9"/>
    <w:rsid w:val="00D71738"/>
    <w:rsid w:val="00D73178"/>
    <w:rsid w:val="00D74A6F"/>
    <w:rsid w:val="00D83392"/>
    <w:rsid w:val="00D840CD"/>
    <w:rsid w:val="00DB30C2"/>
    <w:rsid w:val="00DB432C"/>
    <w:rsid w:val="00DC4528"/>
    <w:rsid w:val="00DC73C7"/>
    <w:rsid w:val="00DD22BC"/>
    <w:rsid w:val="00E14B8A"/>
    <w:rsid w:val="00E30A1C"/>
    <w:rsid w:val="00E4717F"/>
    <w:rsid w:val="00E50AE3"/>
    <w:rsid w:val="00E605FD"/>
    <w:rsid w:val="00E76601"/>
    <w:rsid w:val="00E9201D"/>
    <w:rsid w:val="00EA1650"/>
    <w:rsid w:val="00EA4CF9"/>
    <w:rsid w:val="00EC660D"/>
    <w:rsid w:val="00ED01CE"/>
    <w:rsid w:val="00EF0F6B"/>
    <w:rsid w:val="00F07C77"/>
    <w:rsid w:val="00F17C3C"/>
    <w:rsid w:val="00F21429"/>
    <w:rsid w:val="00F33AE8"/>
    <w:rsid w:val="00F356F6"/>
    <w:rsid w:val="00F442C2"/>
    <w:rsid w:val="00F74430"/>
    <w:rsid w:val="00F9001B"/>
    <w:rsid w:val="00FB554A"/>
    <w:rsid w:val="00FE36B1"/>
    <w:rsid w:val="00FF64AE"/>
    <w:rsid w:val="01BC3E62"/>
    <w:rsid w:val="01F8E490"/>
    <w:rsid w:val="01FB8002"/>
    <w:rsid w:val="04E840B1"/>
    <w:rsid w:val="04FAA9E7"/>
    <w:rsid w:val="05DB4BE4"/>
    <w:rsid w:val="06B9EE73"/>
    <w:rsid w:val="06CEF125"/>
    <w:rsid w:val="06E4280B"/>
    <w:rsid w:val="0920ACCD"/>
    <w:rsid w:val="09BED871"/>
    <w:rsid w:val="09CCA2EE"/>
    <w:rsid w:val="0C5D51A1"/>
    <w:rsid w:val="0E0D0B44"/>
    <w:rsid w:val="0F6905CD"/>
    <w:rsid w:val="104169B0"/>
    <w:rsid w:val="1144AC06"/>
    <w:rsid w:val="11D25E0F"/>
    <w:rsid w:val="11D4C52F"/>
    <w:rsid w:val="11D5D8BF"/>
    <w:rsid w:val="12F1DE80"/>
    <w:rsid w:val="13655BB7"/>
    <w:rsid w:val="144CB170"/>
    <w:rsid w:val="15CC4320"/>
    <w:rsid w:val="17586237"/>
    <w:rsid w:val="1774F066"/>
    <w:rsid w:val="1820037D"/>
    <w:rsid w:val="1962F2AB"/>
    <w:rsid w:val="19E56BF5"/>
    <w:rsid w:val="1A366094"/>
    <w:rsid w:val="1A4380DE"/>
    <w:rsid w:val="1DB166E4"/>
    <w:rsid w:val="213800B2"/>
    <w:rsid w:val="21CED349"/>
    <w:rsid w:val="2245BF63"/>
    <w:rsid w:val="239C7FBE"/>
    <w:rsid w:val="242C77DE"/>
    <w:rsid w:val="246FA174"/>
    <w:rsid w:val="24EC1627"/>
    <w:rsid w:val="2506740B"/>
    <w:rsid w:val="2506740B"/>
    <w:rsid w:val="2615F034"/>
    <w:rsid w:val="26623742"/>
    <w:rsid w:val="26A2446C"/>
    <w:rsid w:val="2808980A"/>
    <w:rsid w:val="28AA6647"/>
    <w:rsid w:val="2929EA3A"/>
    <w:rsid w:val="2AE62A5D"/>
    <w:rsid w:val="2B9CAB3A"/>
    <w:rsid w:val="2DA65EFA"/>
    <w:rsid w:val="2DBDB909"/>
    <w:rsid w:val="2E94BCEF"/>
    <w:rsid w:val="2F36D891"/>
    <w:rsid w:val="2FCC1CF9"/>
    <w:rsid w:val="314C5D82"/>
    <w:rsid w:val="3505FF2E"/>
    <w:rsid w:val="36D2AC65"/>
    <w:rsid w:val="374984B3"/>
    <w:rsid w:val="396990E4"/>
    <w:rsid w:val="3A0571B4"/>
    <w:rsid w:val="3D4531D2"/>
    <w:rsid w:val="40475C4C"/>
    <w:rsid w:val="41F2A9CE"/>
    <w:rsid w:val="426A0A09"/>
    <w:rsid w:val="42EEDDD0"/>
    <w:rsid w:val="42F536EB"/>
    <w:rsid w:val="44860F73"/>
    <w:rsid w:val="448682E5"/>
    <w:rsid w:val="450C49E2"/>
    <w:rsid w:val="45927330"/>
    <w:rsid w:val="45985FBC"/>
    <w:rsid w:val="4602B890"/>
    <w:rsid w:val="4621AD03"/>
    <w:rsid w:val="472536DD"/>
    <w:rsid w:val="48510216"/>
    <w:rsid w:val="4AB5C331"/>
    <w:rsid w:val="4B5C94CE"/>
    <w:rsid w:val="4BE00D9A"/>
    <w:rsid w:val="4C50F51E"/>
    <w:rsid w:val="502512F1"/>
    <w:rsid w:val="5079AA60"/>
    <w:rsid w:val="51CB028B"/>
    <w:rsid w:val="53DB94A9"/>
    <w:rsid w:val="557B6C91"/>
    <w:rsid w:val="586A88EE"/>
    <w:rsid w:val="58E4B36F"/>
    <w:rsid w:val="5989C98C"/>
    <w:rsid w:val="59FCF27D"/>
    <w:rsid w:val="5A46EEAE"/>
    <w:rsid w:val="5E1AD93E"/>
    <w:rsid w:val="5E507ED1"/>
    <w:rsid w:val="5F7ECD1F"/>
    <w:rsid w:val="602329CB"/>
    <w:rsid w:val="60E8BEDA"/>
    <w:rsid w:val="615AFFD0"/>
    <w:rsid w:val="62A8B6D1"/>
    <w:rsid w:val="62A924DD"/>
    <w:rsid w:val="631B0250"/>
    <w:rsid w:val="64A4DA04"/>
    <w:rsid w:val="6742C978"/>
    <w:rsid w:val="698198B4"/>
    <w:rsid w:val="6C33E53A"/>
    <w:rsid w:val="6CABCA31"/>
    <w:rsid w:val="6E108723"/>
    <w:rsid w:val="6EBB21D7"/>
    <w:rsid w:val="6F2161D1"/>
    <w:rsid w:val="6FB3D109"/>
    <w:rsid w:val="6FE0FEBA"/>
    <w:rsid w:val="706D7CFD"/>
    <w:rsid w:val="71AEDD98"/>
    <w:rsid w:val="71EB20F3"/>
    <w:rsid w:val="720AB5A7"/>
    <w:rsid w:val="72D57197"/>
    <w:rsid w:val="757D50F1"/>
    <w:rsid w:val="7586CBA4"/>
    <w:rsid w:val="75B32486"/>
    <w:rsid w:val="7683E252"/>
    <w:rsid w:val="76AD0B5F"/>
    <w:rsid w:val="777D399E"/>
    <w:rsid w:val="782E6FE2"/>
    <w:rsid w:val="79A2FB37"/>
    <w:rsid w:val="79CB57B6"/>
    <w:rsid w:val="7A987B8A"/>
    <w:rsid w:val="7B4CE308"/>
    <w:rsid w:val="7BA4D14F"/>
    <w:rsid w:val="7BCCFCC6"/>
    <w:rsid w:val="7DF6614A"/>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AFBFB3"/>
  <w15:chartTrackingRefBased/>
  <w15:docId w15:val="{5D134011-5219-43D1-BFAC-EA88C77C6C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Standard" w:default="1">
    <w:name w:val="Normal"/>
    <w:qFormat/>
    <w:rsid w:val="000632DB"/>
    <w:pPr>
      <w:spacing w:before="120" w:after="120" w:line="240" w:lineRule="auto"/>
      <w:jc w:val="both"/>
    </w:pPr>
    <w:rPr>
      <w:rFonts w:ascii="Times New Roman" w:hAnsi="Times New Roman" w:cs="Times New Roman"/>
      <w:szCs w:val="24"/>
      <w:lang w:val="de-DE" w:eastAsia="de-DE"/>
    </w:rPr>
  </w:style>
  <w:style w:type="paragraph" w:styleId="berschrift1">
    <w:name w:val="heading 1"/>
    <w:basedOn w:val="Standard"/>
    <w:next w:val="Standard"/>
    <w:link w:val="berschrift1Zchn"/>
    <w:qFormat/>
    <w:rsid w:val="00757911"/>
    <w:pPr>
      <w:keepNext/>
      <w:numPr>
        <w:numId w:val="5"/>
      </w:numPr>
      <w:outlineLvl w:val="0"/>
    </w:pPr>
    <w:rPr>
      <w:rFonts w:eastAsia="Times"/>
      <w:b/>
      <w:sz w:val="28"/>
      <w:szCs w:val="20"/>
      <w:lang w:val="en-US" w:eastAsia="x-none"/>
    </w:rPr>
  </w:style>
  <w:style w:type="paragraph" w:styleId="berschrift2">
    <w:name w:val="heading 2"/>
    <w:basedOn w:val="Standard"/>
    <w:next w:val="Standard"/>
    <w:link w:val="berschrift2Zchn"/>
    <w:qFormat/>
    <w:rsid w:val="00757911"/>
    <w:pPr>
      <w:keepNext/>
      <w:numPr>
        <w:ilvl w:val="1"/>
        <w:numId w:val="5"/>
      </w:numPr>
      <w:outlineLvl w:val="1"/>
    </w:pPr>
    <w:rPr>
      <w:rFonts w:eastAsia="Times"/>
      <w:b/>
      <w:color w:val="000000" w:themeColor="text1"/>
      <w:sz w:val="24"/>
      <w:szCs w:val="20"/>
      <w:lang w:val="en-US" w:eastAsia="x-none"/>
    </w:rPr>
  </w:style>
  <w:style w:type="paragraph" w:styleId="berschrift3">
    <w:name w:val="heading 3"/>
    <w:basedOn w:val="Standard"/>
    <w:next w:val="Standard"/>
    <w:link w:val="berschrift3Zchn"/>
    <w:qFormat/>
    <w:rsid w:val="00B66023"/>
    <w:pPr>
      <w:keepNext/>
      <w:numPr>
        <w:ilvl w:val="2"/>
        <w:numId w:val="5"/>
      </w:numPr>
      <w:spacing w:before="60" w:after="60"/>
      <w:outlineLvl w:val="2"/>
    </w:pPr>
    <w:rPr>
      <w:rFonts w:eastAsia="Times New Roman"/>
      <w:b/>
      <w:bCs/>
      <w:szCs w:val="22"/>
      <w:lang w:val="en-GB" w:eastAsia="x-none"/>
    </w:rPr>
  </w:style>
  <w:style w:type="paragraph" w:styleId="berschrift4">
    <w:name w:val="heading 4"/>
    <w:basedOn w:val="Standard"/>
    <w:next w:val="Standard"/>
    <w:link w:val="berschrift4Zchn"/>
    <w:uiPriority w:val="9"/>
    <w:semiHidden/>
    <w:unhideWhenUsed/>
    <w:qFormat/>
    <w:rsid w:val="00363024"/>
    <w:pPr>
      <w:keepNext/>
      <w:keepLines/>
      <w:spacing w:before="40"/>
      <w:outlineLvl w:val="3"/>
    </w:pPr>
    <w:rPr>
      <w:rFonts w:asciiTheme="majorHAnsi" w:hAnsiTheme="majorHAnsi" w:eastAsiaTheme="majorEastAsia" w:cstheme="majorBidi"/>
      <w:i/>
      <w:iCs/>
      <w:color w:val="2F5496" w:themeColor="accent1" w:themeShade="BF"/>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rsid w:val="00757911"/>
    <w:rPr>
      <w:rFonts w:ascii="Times New Roman" w:hAnsi="Times New Roman" w:eastAsia="Times" w:cs="Times New Roman"/>
      <w:b/>
      <w:sz w:val="28"/>
      <w:szCs w:val="20"/>
      <w:lang w:val="en-US" w:eastAsia="x-none"/>
    </w:rPr>
  </w:style>
  <w:style w:type="character" w:styleId="berschrift2Zchn" w:customStyle="1">
    <w:name w:val="Überschrift 2 Zchn"/>
    <w:basedOn w:val="Absatz-Standardschriftart"/>
    <w:link w:val="berschrift2"/>
    <w:rsid w:val="00757911"/>
    <w:rPr>
      <w:rFonts w:ascii="Times New Roman" w:hAnsi="Times New Roman" w:eastAsia="Times" w:cs="Times New Roman"/>
      <w:b/>
      <w:color w:val="000000" w:themeColor="text1"/>
      <w:sz w:val="24"/>
      <w:szCs w:val="20"/>
      <w:lang w:val="en-US" w:eastAsia="x-none"/>
    </w:rPr>
  </w:style>
  <w:style w:type="character" w:styleId="berschrift3Zchn" w:customStyle="1">
    <w:name w:val="Überschrift 3 Zchn"/>
    <w:basedOn w:val="Absatz-Standardschriftart"/>
    <w:link w:val="berschrift3"/>
    <w:rsid w:val="00B66023"/>
    <w:rPr>
      <w:rFonts w:ascii="Times New Roman" w:hAnsi="Times New Roman" w:eastAsia="Times New Roman" w:cs="Times New Roman"/>
      <w:b/>
      <w:bCs/>
      <w:lang w:eastAsia="x-none"/>
    </w:rPr>
  </w:style>
  <w:style w:type="paragraph" w:styleId="Kopfzeile">
    <w:name w:val="header"/>
    <w:basedOn w:val="Standard"/>
    <w:link w:val="KopfzeileZchn"/>
    <w:uiPriority w:val="99"/>
    <w:unhideWhenUsed/>
    <w:rsid w:val="00B66023"/>
    <w:pPr>
      <w:tabs>
        <w:tab w:val="center" w:pos="4536"/>
        <w:tab w:val="right" w:pos="9072"/>
      </w:tabs>
    </w:pPr>
  </w:style>
  <w:style w:type="character" w:styleId="KopfzeileZchn" w:customStyle="1">
    <w:name w:val="Kopfzeile Zchn"/>
    <w:basedOn w:val="Absatz-Standardschriftart"/>
    <w:link w:val="Kopfzeile"/>
    <w:uiPriority w:val="99"/>
    <w:rsid w:val="00B66023"/>
    <w:rPr>
      <w:rFonts w:ascii="Times New Roman" w:hAnsi="Times New Roman" w:eastAsia="Times New Roman" w:cs="Times New Roman"/>
      <w:lang w:eastAsia="de-DE"/>
    </w:rPr>
  </w:style>
  <w:style w:type="paragraph" w:styleId="Fuzeile">
    <w:name w:val="footer"/>
    <w:basedOn w:val="Standard"/>
    <w:link w:val="FuzeileZchn"/>
    <w:uiPriority w:val="99"/>
    <w:unhideWhenUsed/>
    <w:rsid w:val="00B66023"/>
    <w:pPr>
      <w:tabs>
        <w:tab w:val="center" w:pos="4536"/>
        <w:tab w:val="right" w:pos="9072"/>
      </w:tabs>
    </w:pPr>
  </w:style>
  <w:style w:type="character" w:styleId="FuzeileZchn" w:customStyle="1">
    <w:name w:val="Fußzeile Zchn"/>
    <w:basedOn w:val="Absatz-Standardschriftart"/>
    <w:link w:val="Fuzeile"/>
    <w:uiPriority w:val="99"/>
    <w:rsid w:val="00B66023"/>
    <w:rPr>
      <w:rFonts w:ascii="Times New Roman" w:hAnsi="Times New Roman" w:eastAsia="Times New Roman" w:cs="Times New Roman"/>
      <w:lang w:eastAsia="de-DE"/>
    </w:rPr>
  </w:style>
  <w:style w:type="table" w:styleId="Tabellenraster">
    <w:name w:val="Table Grid"/>
    <w:basedOn w:val="NormaleTabelle"/>
    <w:uiPriority w:val="39"/>
    <w:rsid w:val="00B660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ett">
    <w:name w:val="Strong"/>
    <w:basedOn w:val="Absatz-Standardschriftart"/>
    <w:uiPriority w:val="22"/>
    <w:qFormat/>
    <w:rsid w:val="00B66023"/>
    <w:rPr>
      <w:b/>
      <w:bCs/>
    </w:rPr>
  </w:style>
  <w:style w:type="paragraph" w:styleId="Listenabsatz">
    <w:name w:val="List Paragraph"/>
    <w:basedOn w:val="Standard"/>
    <w:uiPriority w:val="34"/>
    <w:qFormat/>
    <w:rsid w:val="00B66023"/>
    <w:pPr>
      <w:ind w:left="720"/>
      <w:contextualSpacing/>
    </w:pPr>
  </w:style>
  <w:style w:type="character" w:styleId="Kommentarzeichen">
    <w:name w:val="annotation reference"/>
    <w:basedOn w:val="Absatz-Standardschriftart"/>
    <w:uiPriority w:val="99"/>
    <w:semiHidden/>
    <w:unhideWhenUsed/>
    <w:rsid w:val="00B66023"/>
    <w:rPr>
      <w:sz w:val="16"/>
      <w:szCs w:val="16"/>
    </w:rPr>
  </w:style>
  <w:style w:type="paragraph" w:styleId="Kommentartext">
    <w:name w:val="annotation text"/>
    <w:basedOn w:val="Standard"/>
    <w:link w:val="KommentartextZchn"/>
    <w:uiPriority w:val="99"/>
    <w:unhideWhenUsed/>
    <w:rsid w:val="00B66023"/>
    <w:rPr>
      <w:sz w:val="20"/>
      <w:szCs w:val="20"/>
    </w:rPr>
  </w:style>
  <w:style w:type="character" w:styleId="KommentartextZchn" w:customStyle="1">
    <w:name w:val="Kommentartext Zchn"/>
    <w:basedOn w:val="Absatz-Standardschriftart"/>
    <w:link w:val="Kommentartext"/>
    <w:uiPriority w:val="99"/>
    <w:rsid w:val="00B66023"/>
    <w:rPr>
      <w:rFonts w:ascii="Times New Roman" w:hAnsi="Times New Roman"/>
      <w:sz w:val="20"/>
      <w:szCs w:val="20"/>
      <w:lang w:val="de-DE"/>
    </w:rPr>
  </w:style>
  <w:style w:type="paragraph" w:styleId="Kommentarthema">
    <w:name w:val="annotation subject"/>
    <w:basedOn w:val="Kommentartext"/>
    <w:next w:val="Kommentartext"/>
    <w:link w:val="KommentarthemaZchn"/>
    <w:uiPriority w:val="99"/>
    <w:semiHidden/>
    <w:unhideWhenUsed/>
    <w:rsid w:val="00B66023"/>
    <w:rPr>
      <w:b/>
      <w:bCs/>
    </w:rPr>
  </w:style>
  <w:style w:type="character" w:styleId="KommentarthemaZchn" w:customStyle="1">
    <w:name w:val="Kommentarthema Zchn"/>
    <w:basedOn w:val="KommentartextZchn"/>
    <w:link w:val="Kommentarthema"/>
    <w:uiPriority w:val="99"/>
    <w:semiHidden/>
    <w:rsid w:val="00B66023"/>
    <w:rPr>
      <w:rFonts w:ascii="Times New Roman" w:hAnsi="Times New Roman"/>
      <w:b/>
      <w:bCs/>
      <w:sz w:val="20"/>
      <w:szCs w:val="20"/>
      <w:lang w:val="de-DE"/>
    </w:rPr>
  </w:style>
  <w:style w:type="paragraph" w:styleId="Sprechblasentext">
    <w:name w:val="Balloon Text"/>
    <w:basedOn w:val="Standard"/>
    <w:link w:val="SprechblasentextZchn"/>
    <w:uiPriority w:val="99"/>
    <w:semiHidden/>
    <w:unhideWhenUsed/>
    <w:rsid w:val="00B66023"/>
    <w:rPr>
      <w:rFonts w:ascii="Segoe UI" w:hAnsi="Segoe UI" w:cs="Segoe UI"/>
      <w:sz w:val="18"/>
      <w:szCs w:val="18"/>
    </w:rPr>
  </w:style>
  <w:style w:type="character" w:styleId="SprechblasentextZchn" w:customStyle="1">
    <w:name w:val="Sprechblasentext Zchn"/>
    <w:basedOn w:val="Absatz-Standardschriftart"/>
    <w:link w:val="Sprechblasentext"/>
    <w:uiPriority w:val="99"/>
    <w:semiHidden/>
    <w:rsid w:val="00B66023"/>
    <w:rPr>
      <w:rFonts w:ascii="Segoe UI" w:hAnsi="Segoe UI" w:cs="Segoe UI"/>
      <w:sz w:val="18"/>
      <w:szCs w:val="18"/>
      <w:lang w:val="de-DE"/>
    </w:rPr>
  </w:style>
  <w:style w:type="character" w:styleId="Hyperlink">
    <w:name w:val="Hyperlink"/>
    <w:basedOn w:val="Absatz-Standardschriftart"/>
    <w:uiPriority w:val="99"/>
    <w:unhideWhenUsed/>
    <w:rsid w:val="001256D0"/>
    <w:rPr>
      <w:rFonts w:cs="Times New Roman"/>
      <w:color w:val="0088CC"/>
      <w:u w:val="single"/>
    </w:rPr>
  </w:style>
  <w:style w:type="paragraph" w:styleId="StandardWeb">
    <w:name w:val="Normal (Web)"/>
    <w:basedOn w:val="Standard"/>
    <w:uiPriority w:val="99"/>
    <w:unhideWhenUsed/>
    <w:rsid w:val="00391FD4"/>
    <w:pPr>
      <w:spacing w:before="100" w:beforeAutospacing="1" w:after="100" w:afterAutospacing="1"/>
      <w:jc w:val="left"/>
    </w:pPr>
    <w:rPr>
      <w:rFonts w:eastAsia="Times New Roman"/>
      <w:sz w:val="24"/>
      <w:lang w:val="fr-BE" w:eastAsia="fr-BE"/>
    </w:rPr>
  </w:style>
  <w:style w:type="character" w:styleId="berschrift4Zchn" w:customStyle="1">
    <w:name w:val="Überschrift 4 Zchn"/>
    <w:basedOn w:val="Absatz-Standardschriftart"/>
    <w:link w:val="berschrift4"/>
    <w:uiPriority w:val="9"/>
    <w:semiHidden/>
    <w:rsid w:val="00363024"/>
    <w:rPr>
      <w:rFonts w:asciiTheme="majorHAnsi" w:hAnsiTheme="majorHAnsi" w:eastAsiaTheme="majorEastAsia" w:cstheme="majorBidi"/>
      <w:i/>
      <w:iCs/>
      <w:color w:val="2F5496" w:themeColor="accent1" w:themeShade="BF"/>
      <w:szCs w:val="24"/>
      <w:lang w:val="de-DE" w:eastAsia="de-DE"/>
    </w:rPr>
  </w:style>
  <w:style w:type="paragraph" w:styleId="Verzeichnis1">
    <w:name w:val="toc 1"/>
    <w:basedOn w:val="Standard"/>
    <w:next w:val="Standard"/>
    <w:autoRedefine/>
    <w:uiPriority w:val="39"/>
    <w:unhideWhenUsed/>
    <w:rsid w:val="00363024"/>
    <w:pPr>
      <w:spacing w:after="100"/>
    </w:pPr>
  </w:style>
  <w:style w:type="paragraph" w:styleId="Verzeichnis2">
    <w:name w:val="toc 2"/>
    <w:basedOn w:val="Standard"/>
    <w:next w:val="Standard"/>
    <w:autoRedefine/>
    <w:uiPriority w:val="39"/>
    <w:unhideWhenUsed/>
    <w:rsid w:val="00B9623B"/>
    <w:pPr>
      <w:tabs>
        <w:tab w:val="left" w:pos="426"/>
        <w:tab w:val="right" w:leader="dot" w:pos="10194"/>
      </w:tabs>
      <w:spacing w:after="100"/>
    </w:pPr>
  </w:style>
  <w:style w:type="character" w:styleId="NichtaufgelsteErwhnung1" w:customStyle="1">
    <w:name w:val="Nicht aufgelöste Erwähnung1"/>
    <w:basedOn w:val="Absatz-Standardschriftart"/>
    <w:uiPriority w:val="99"/>
    <w:semiHidden/>
    <w:unhideWhenUsed/>
    <w:rsid w:val="00633D0A"/>
    <w:rPr>
      <w:color w:val="605E5C"/>
      <w:shd w:val="clear" w:color="auto" w:fill="E1DFDD"/>
    </w:rPr>
  </w:style>
  <w:style w:type="paragraph" w:styleId="Default" w:customStyle="1">
    <w:name w:val="Default"/>
    <w:rsid w:val="00E14B8A"/>
    <w:pPr>
      <w:autoSpaceDE w:val="0"/>
      <w:autoSpaceDN w:val="0"/>
      <w:adjustRightInd w:val="0"/>
      <w:spacing w:after="0" w:line="240" w:lineRule="auto"/>
    </w:pPr>
    <w:rPr>
      <w:rFonts w:ascii="LOXWRN+TimesNewRomanPSMT" w:hAnsi="LOXWRN+TimesNewRomanPSMT" w:cs="LOXWRN+TimesNewRomanPSMT"/>
      <w:color w:val="000000"/>
      <w:sz w:val="24"/>
      <w:szCs w:val="24"/>
    </w:rPr>
  </w:style>
  <w:style w:type="paragraph" w:styleId="berarbeitung">
    <w:name w:val="Revision"/>
    <w:hidden/>
    <w:uiPriority w:val="99"/>
    <w:semiHidden/>
    <w:rsid w:val="000C7FFA"/>
    <w:pPr>
      <w:spacing w:after="0" w:line="240" w:lineRule="auto"/>
    </w:pPr>
    <w:rPr>
      <w:rFonts w:ascii="Times New Roman" w:hAnsi="Times New Roman" w:cs="Times New Roman"/>
      <w:szCs w:val="24"/>
      <w:lang w:val="de-DE" w:eastAsia="de-DE"/>
    </w:rPr>
  </w:style>
  <w:style w:type="character" w:styleId="rynqvb" w:customStyle="1">
    <w:name w:val="rynqvb"/>
    <w:basedOn w:val="Absatz-Standardschriftart"/>
    <w:rsid w:val="008E4CF2"/>
  </w:style>
  <w:style w:type="paragraph" w:styleId="Funotentext">
    <w:name w:val="footnote text"/>
    <w:basedOn w:val="Standard"/>
    <w:link w:val="FunotentextZchn"/>
    <w:uiPriority w:val="99"/>
    <w:semiHidden/>
    <w:unhideWhenUsed/>
    <w:rsid w:val="00A43653"/>
    <w:pPr>
      <w:spacing w:before="0" w:after="0"/>
    </w:pPr>
    <w:rPr>
      <w:sz w:val="20"/>
      <w:szCs w:val="20"/>
    </w:rPr>
  </w:style>
  <w:style w:type="character" w:styleId="FunotentextZchn" w:customStyle="1">
    <w:name w:val="Fußnotentext Zchn"/>
    <w:basedOn w:val="Absatz-Standardschriftart"/>
    <w:link w:val="Funotentext"/>
    <w:uiPriority w:val="99"/>
    <w:semiHidden/>
    <w:rsid w:val="00A43653"/>
    <w:rPr>
      <w:rFonts w:ascii="Times New Roman" w:hAnsi="Times New Roman" w:cs="Times New Roman"/>
      <w:sz w:val="20"/>
      <w:szCs w:val="20"/>
      <w:lang w:val="de-DE" w:eastAsia="de-DE"/>
    </w:rPr>
  </w:style>
  <w:style w:type="character" w:styleId="Funotenzeichen">
    <w:name w:val="footnote reference"/>
    <w:basedOn w:val="Absatz-Standardschriftart"/>
    <w:uiPriority w:val="99"/>
    <w:semiHidden/>
    <w:unhideWhenUsed/>
    <w:rsid w:val="00A43653"/>
    <w:rPr>
      <w:vertAlign w:val="superscript"/>
    </w:rPr>
  </w:style>
  <w:style w:type="character" w:styleId="normaltextrun" w:customStyle="1">
    <w:name w:val="normaltextrun"/>
    <w:basedOn w:val="Absatz-Standardschriftart"/>
    <w:rsid w:val="00D048B6"/>
  </w:style>
  <w:style w:type="character" w:styleId="eop" w:customStyle="1">
    <w:name w:val="eop"/>
    <w:basedOn w:val="Absatz-Standardschriftart"/>
    <w:rsid w:val="00D048B6"/>
  </w:style>
  <w:style w:type="character" w:styleId="spellingerror" w:customStyle="1">
    <w:name w:val="spellingerror"/>
    <w:basedOn w:val="Absatz-Standardschriftart"/>
    <w:rsid w:val="00DC4528"/>
  </w:style>
  <w:style w:type="paragraph" w:styleId="Beschriftung">
    <w:name w:val="caption"/>
    <w:basedOn w:val="Standard"/>
    <w:next w:val="Standard"/>
    <w:uiPriority w:val="35"/>
    <w:unhideWhenUsed/>
    <w:qFormat/>
    <w:rsid w:val="00CD0E4E"/>
    <w:pPr>
      <w:spacing w:before="0"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887001">
      <w:bodyDiv w:val="1"/>
      <w:marLeft w:val="0"/>
      <w:marRight w:val="0"/>
      <w:marTop w:val="0"/>
      <w:marBottom w:val="0"/>
      <w:divBdr>
        <w:top w:val="none" w:sz="0" w:space="0" w:color="auto"/>
        <w:left w:val="none" w:sz="0" w:space="0" w:color="auto"/>
        <w:bottom w:val="none" w:sz="0" w:space="0" w:color="auto"/>
        <w:right w:val="none" w:sz="0" w:space="0" w:color="auto"/>
      </w:divBdr>
      <w:divsChild>
        <w:div w:id="1598515790">
          <w:marLeft w:val="0"/>
          <w:marRight w:val="0"/>
          <w:marTop w:val="0"/>
          <w:marBottom w:val="0"/>
          <w:divBdr>
            <w:top w:val="none" w:sz="0" w:space="0" w:color="auto"/>
            <w:left w:val="none" w:sz="0" w:space="0" w:color="auto"/>
            <w:bottom w:val="none" w:sz="0" w:space="0" w:color="auto"/>
            <w:right w:val="none" w:sz="0" w:space="0" w:color="auto"/>
          </w:divBdr>
          <w:divsChild>
            <w:div w:id="1574972438">
              <w:marLeft w:val="0"/>
              <w:marRight w:val="0"/>
              <w:marTop w:val="0"/>
              <w:marBottom w:val="0"/>
              <w:divBdr>
                <w:top w:val="none" w:sz="0" w:space="0" w:color="auto"/>
                <w:left w:val="none" w:sz="0" w:space="0" w:color="auto"/>
                <w:bottom w:val="none" w:sz="0" w:space="0" w:color="auto"/>
                <w:right w:val="none" w:sz="0" w:space="0" w:color="auto"/>
              </w:divBdr>
            </w:div>
          </w:divsChild>
        </w:div>
        <w:div w:id="2000427100">
          <w:marLeft w:val="0"/>
          <w:marRight w:val="0"/>
          <w:marTop w:val="0"/>
          <w:marBottom w:val="0"/>
          <w:divBdr>
            <w:top w:val="none" w:sz="0" w:space="0" w:color="auto"/>
            <w:left w:val="none" w:sz="0" w:space="0" w:color="auto"/>
            <w:bottom w:val="none" w:sz="0" w:space="0" w:color="auto"/>
            <w:right w:val="none" w:sz="0" w:space="0" w:color="auto"/>
          </w:divBdr>
          <w:divsChild>
            <w:div w:id="1235237061">
              <w:marLeft w:val="0"/>
              <w:marRight w:val="0"/>
              <w:marTop w:val="0"/>
              <w:marBottom w:val="0"/>
              <w:divBdr>
                <w:top w:val="none" w:sz="0" w:space="0" w:color="auto"/>
                <w:left w:val="none" w:sz="0" w:space="0" w:color="auto"/>
                <w:bottom w:val="none" w:sz="0" w:space="0" w:color="auto"/>
                <w:right w:val="none" w:sz="0" w:space="0" w:color="auto"/>
              </w:divBdr>
            </w:div>
            <w:div w:id="114179857">
              <w:marLeft w:val="0"/>
              <w:marRight w:val="0"/>
              <w:marTop w:val="0"/>
              <w:marBottom w:val="0"/>
              <w:divBdr>
                <w:top w:val="none" w:sz="0" w:space="0" w:color="auto"/>
                <w:left w:val="none" w:sz="0" w:space="0" w:color="auto"/>
                <w:bottom w:val="none" w:sz="0" w:space="0" w:color="auto"/>
                <w:right w:val="none" w:sz="0" w:space="0" w:color="auto"/>
              </w:divBdr>
            </w:div>
          </w:divsChild>
        </w:div>
        <w:div w:id="477190054">
          <w:marLeft w:val="0"/>
          <w:marRight w:val="0"/>
          <w:marTop w:val="0"/>
          <w:marBottom w:val="0"/>
          <w:divBdr>
            <w:top w:val="none" w:sz="0" w:space="0" w:color="auto"/>
            <w:left w:val="none" w:sz="0" w:space="0" w:color="auto"/>
            <w:bottom w:val="none" w:sz="0" w:space="0" w:color="auto"/>
            <w:right w:val="none" w:sz="0" w:space="0" w:color="auto"/>
          </w:divBdr>
          <w:divsChild>
            <w:div w:id="361636610">
              <w:marLeft w:val="0"/>
              <w:marRight w:val="0"/>
              <w:marTop w:val="0"/>
              <w:marBottom w:val="0"/>
              <w:divBdr>
                <w:top w:val="none" w:sz="0" w:space="0" w:color="auto"/>
                <w:left w:val="none" w:sz="0" w:space="0" w:color="auto"/>
                <w:bottom w:val="none" w:sz="0" w:space="0" w:color="auto"/>
                <w:right w:val="none" w:sz="0" w:space="0" w:color="auto"/>
              </w:divBdr>
            </w:div>
          </w:divsChild>
        </w:div>
        <w:div w:id="2099937075">
          <w:marLeft w:val="0"/>
          <w:marRight w:val="0"/>
          <w:marTop w:val="0"/>
          <w:marBottom w:val="0"/>
          <w:divBdr>
            <w:top w:val="none" w:sz="0" w:space="0" w:color="auto"/>
            <w:left w:val="none" w:sz="0" w:space="0" w:color="auto"/>
            <w:bottom w:val="none" w:sz="0" w:space="0" w:color="auto"/>
            <w:right w:val="none" w:sz="0" w:space="0" w:color="auto"/>
          </w:divBdr>
          <w:divsChild>
            <w:div w:id="374240564">
              <w:marLeft w:val="0"/>
              <w:marRight w:val="0"/>
              <w:marTop w:val="0"/>
              <w:marBottom w:val="0"/>
              <w:divBdr>
                <w:top w:val="none" w:sz="0" w:space="0" w:color="auto"/>
                <w:left w:val="none" w:sz="0" w:space="0" w:color="auto"/>
                <w:bottom w:val="none" w:sz="0" w:space="0" w:color="auto"/>
                <w:right w:val="none" w:sz="0" w:space="0" w:color="auto"/>
              </w:divBdr>
            </w:div>
          </w:divsChild>
        </w:div>
        <w:div w:id="362708155">
          <w:marLeft w:val="0"/>
          <w:marRight w:val="0"/>
          <w:marTop w:val="0"/>
          <w:marBottom w:val="0"/>
          <w:divBdr>
            <w:top w:val="none" w:sz="0" w:space="0" w:color="auto"/>
            <w:left w:val="none" w:sz="0" w:space="0" w:color="auto"/>
            <w:bottom w:val="none" w:sz="0" w:space="0" w:color="auto"/>
            <w:right w:val="none" w:sz="0" w:space="0" w:color="auto"/>
          </w:divBdr>
          <w:divsChild>
            <w:div w:id="1989169389">
              <w:marLeft w:val="0"/>
              <w:marRight w:val="0"/>
              <w:marTop w:val="0"/>
              <w:marBottom w:val="0"/>
              <w:divBdr>
                <w:top w:val="none" w:sz="0" w:space="0" w:color="auto"/>
                <w:left w:val="none" w:sz="0" w:space="0" w:color="auto"/>
                <w:bottom w:val="none" w:sz="0" w:space="0" w:color="auto"/>
                <w:right w:val="none" w:sz="0" w:space="0" w:color="auto"/>
              </w:divBdr>
            </w:div>
            <w:div w:id="1197280714">
              <w:marLeft w:val="0"/>
              <w:marRight w:val="0"/>
              <w:marTop w:val="0"/>
              <w:marBottom w:val="0"/>
              <w:divBdr>
                <w:top w:val="none" w:sz="0" w:space="0" w:color="auto"/>
                <w:left w:val="none" w:sz="0" w:space="0" w:color="auto"/>
                <w:bottom w:val="none" w:sz="0" w:space="0" w:color="auto"/>
                <w:right w:val="none" w:sz="0" w:space="0" w:color="auto"/>
              </w:divBdr>
            </w:div>
          </w:divsChild>
        </w:div>
        <w:div w:id="1401636914">
          <w:marLeft w:val="0"/>
          <w:marRight w:val="0"/>
          <w:marTop w:val="0"/>
          <w:marBottom w:val="0"/>
          <w:divBdr>
            <w:top w:val="none" w:sz="0" w:space="0" w:color="auto"/>
            <w:left w:val="none" w:sz="0" w:space="0" w:color="auto"/>
            <w:bottom w:val="none" w:sz="0" w:space="0" w:color="auto"/>
            <w:right w:val="none" w:sz="0" w:space="0" w:color="auto"/>
          </w:divBdr>
          <w:divsChild>
            <w:div w:id="782263335">
              <w:marLeft w:val="0"/>
              <w:marRight w:val="0"/>
              <w:marTop w:val="0"/>
              <w:marBottom w:val="0"/>
              <w:divBdr>
                <w:top w:val="none" w:sz="0" w:space="0" w:color="auto"/>
                <w:left w:val="none" w:sz="0" w:space="0" w:color="auto"/>
                <w:bottom w:val="none" w:sz="0" w:space="0" w:color="auto"/>
                <w:right w:val="none" w:sz="0" w:space="0" w:color="auto"/>
              </w:divBdr>
            </w:div>
          </w:divsChild>
        </w:div>
        <w:div w:id="11954308">
          <w:marLeft w:val="0"/>
          <w:marRight w:val="0"/>
          <w:marTop w:val="0"/>
          <w:marBottom w:val="0"/>
          <w:divBdr>
            <w:top w:val="none" w:sz="0" w:space="0" w:color="auto"/>
            <w:left w:val="none" w:sz="0" w:space="0" w:color="auto"/>
            <w:bottom w:val="none" w:sz="0" w:space="0" w:color="auto"/>
            <w:right w:val="none" w:sz="0" w:space="0" w:color="auto"/>
          </w:divBdr>
          <w:divsChild>
            <w:div w:id="926110722">
              <w:marLeft w:val="0"/>
              <w:marRight w:val="0"/>
              <w:marTop w:val="0"/>
              <w:marBottom w:val="0"/>
              <w:divBdr>
                <w:top w:val="none" w:sz="0" w:space="0" w:color="auto"/>
                <w:left w:val="none" w:sz="0" w:space="0" w:color="auto"/>
                <w:bottom w:val="none" w:sz="0" w:space="0" w:color="auto"/>
                <w:right w:val="none" w:sz="0" w:space="0" w:color="auto"/>
              </w:divBdr>
            </w:div>
          </w:divsChild>
        </w:div>
        <w:div w:id="415977157">
          <w:marLeft w:val="0"/>
          <w:marRight w:val="0"/>
          <w:marTop w:val="0"/>
          <w:marBottom w:val="0"/>
          <w:divBdr>
            <w:top w:val="none" w:sz="0" w:space="0" w:color="auto"/>
            <w:left w:val="none" w:sz="0" w:space="0" w:color="auto"/>
            <w:bottom w:val="none" w:sz="0" w:space="0" w:color="auto"/>
            <w:right w:val="none" w:sz="0" w:space="0" w:color="auto"/>
          </w:divBdr>
          <w:divsChild>
            <w:div w:id="752623501">
              <w:marLeft w:val="0"/>
              <w:marRight w:val="0"/>
              <w:marTop w:val="0"/>
              <w:marBottom w:val="0"/>
              <w:divBdr>
                <w:top w:val="none" w:sz="0" w:space="0" w:color="auto"/>
                <w:left w:val="none" w:sz="0" w:space="0" w:color="auto"/>
                <w:bottom w:val="none" w:sz="0" w:space="0" w:color="auto"/>
                <w:right w:val="none" w:sz="0" w:space="0" w:color="auto"/>
              </w:divBdr>
            </w:div>
            <w:div w:id="109471939">
              <w:marLeft w:val="0"/>
              <w:marRight w:val="0"/>
              <w:marTop w:val="0"/>
              <w:marBottom w:val="0"/>
              <w:divBdr>
                <w:top w:val="none" w:sz="0" w:space="0" w:color="auto"/>
                <w:left w:val="none" w:sz="0" w:space="0" w:color="auto"/>
                <w:bottom w:val="none" w:sz="0" w:space="0" w:color="auto"/>
                <w:right w:val="none" w:sz="0" w:space="0" w:color="auto"/>
              </w:divBdr>
            </w:div>
          </w:divsChild>
        </w:div>
        <w:div w:id="1040402412">
          <w:marLeft w:val="0"/>
          <w:marRight w:val="0"/>
          <w:marTop w:val="0"/>
          <w:marBottom w:val="0"/>
          <w:divBdr>
            <w:top w:val="none" w:sz="0" w:space="0" w:color="auto"/>
            <w:left w:val="none" w:sz="0" w:space="0" w:color="auto"/>
            <w:bottom w:val="none" w:sz="0" w:space="0" w:color="auto"/>
            <w:right w:val="none" w:sz="0" w:space="0" w:color="auto"/>
          </w:divBdr>
          <w:divsChild>
            <w:div w:id="234168781">
              <w:marLeft w:val="0"/>
              <w:marRight w:val="0"/>
              <w:marTop w:val="0"/>
              <w:marBottom w:val="0"/>
              <w:divBdr>
                <w:top w:val="none" w:sz="0" w:space="0" w:color="auto"/>
                <w:left w:val="none" w:sz="0" w:space="0" w:color="auto"/>
                <w:bottom w:val="none" w:sz="0" w:space="0" w:color="auto"/>
                <w:right w:val="none" w:sz="0" w:space="0" w:color="auto"/>
              </w:divBdr>
            </w:div>
          </w:divsChild>
        </w:div>
        <w:div w:id="1880235884">
          <w:marLeft w:val="0"/>
          <w:marRight w:val="0"/>
          <w:marTop w:val="0"/>
          <w:marBottom w:val="0"/>
          <w:divBdr>
            <w:top w:val="none" w:sz="0" w:space="0" w:color="auto"/>
            <w:left w:val="none" w:sz="0" w:space="0" w:color="auto"/>
            <w:bottom w:val="none" w:sz="0" w:space="0" w:color="auto"/>
            <w:right w:val="none" w:sz="0" w:space="0" w:color="auto"/>
          </w:divBdr>
          <w:divsChild>
            <w:div w:id="1314144240">
              <w:marLeft w:val="0"/>
              <w:marRight w:val="0"/>
              <w:marTop w:val="0"/>
              <w:marBottom w:val="0"/>
              <w:divBdr>
                <w:top w:val="none" w:sz="0" w:space="0" w:color="auto"/>
                <w:left w:val="none" w:sz="0" w:space="0" w:color="auto"/>
                <w:bottom w:val="none" w:sz="0" w:space="0" w:color="auto"/>
                <w:right w:val="none" w:sz="0" w:space="0" w:color="auto"/>
              </w:divBdr>
            </w:div>
          </w:divsChild>
        </w:div>
        <w:div w:id="13073556">
          <w:marLeft w:val="0"/>
          <w:marRight w:val="0"/>
          <w:marTop w:val="0"/>
          <w:marBottom w:val="0"/>
          <w:divBdr>
            <w:top w:val="none" w:sz="0" w:space="0" w:color="auto"/>
            <w:left w:val="none" w:sz="0" w:space="0" w:color="auto"/>
            <w:bottom w:val="none" w:sz="0" w:space="0" w:color="auto"/>
            <w:right w:val="none" w:sz="0" w:space="0" w:color="auto"/>
          </w:divBdr>
          <w:divsChild>
            <w:div w:id="2101675477">
              <w:marLeft w:val="0"/>
              <w:marRight w:val="0"/>
              <w:marTop w:val="0"/>
              <w:marBottom w:val="0"/>
              <w:divBdr>
                <w:top w:val="none" w:sz="0" w:space="0" w:color="auto"/>
                <w:left w:val="none" w:sz="0" w:space="0" w:color="auto"/>
                <w:bottom w:val="none" w:sz="0" w:space="0" w:color="auto"/>
                <w:right w:val="none" w:sz="0" w:space="0" w:color="auto"/>
              </w:divBdr>
            </w:div>
            <w:div w:id="1319965334">
              <w:marLeft w:val="0"/>
              <w:marRight w:val="0"/>
              <w:marTop w:val="0"/>
              <w:marBottom w:val="0"/>
              <w:divBdr>
                <w:top w:val="none" w:sz="0" w:space="0" w:color="auto"/>
                <w:left w:val="none" w:sz="0" w:space="0" w:color="auto"/>
                <w:bottom w:val="none" w:sz="0" w:space="0" w:color="auto"/>
                <w:right w:val="none" w:sz="0" w:space="0" w:color="auto"/>
              </w:divBdr>
            </w:div>
          </w:divsChild>
        </w:div>
        <w:div w:id="958222883">
          <w:marLeft w:val="0"/>
          <w:marRight w:val="0"/>
          <w:marTop w:val="0"/>
          <w:marBottom w:val="0"/>
          <w:divBdr>
            <w:top w:val="none" w:sz="0" w:space="0" w:color="auto"/>
            <w:left w:val="none" w:sz="0" w:space="0" w:color="auto"/>
            <w:bottom w:val="none" w:sz="0" w:space="0" w:color="auto"/>
            <w:right w:val="none" w:sz="0" w:space="0" w:color="auto"/>
          </w:divBdr>
          <w:divsChild>
            <w:div w:id="1819689236">
              <w:marLeft w:val="0"/>
              <w:marRight w:val="0"/>
              <w:marTop w:val="0"/>
              <w:marBottom w:val="0"/>
              <w:divBdr>
                <w:top w:val="none" w:sz="0" w:space="0" w:color="auto"/>
                <w:left w:val="none" w:sz="0" w:space="0" w:color="auto"/>
                <w:bottom w:val="none" w:sz="0" w:space="0" w:color="auto"/>
                <w:right w:val="none" w:sz="0" w:space="0" w:color="auto"/>
              </w:divBdr>
            </w:div>
          </w:divsChild>
        </w:div>
        <w:div w:id="96679746">
          <w:marLeft w:val="0"/>
          <w:marRight w:val="0"/>
          <w:marTop w:val="0"/>
          <w:marBottom w:val="0"/>
          <w:divBdr>
            <w:top w:val="none" w:sz="0" w:space="0" w:color="auto"/>
            <w:left w:val="none" w:sz="0" w:space="0" w:color="auto"/>
            <w:bottom w:val="none" w:sz="0" w:space="0" w:color="auto"/>
            <w:right w:val="none" w:sz="0" w:space="0" w:color="auto"/>
          </w:divBdr>
          <w:divsChild>
            <w:div w:id="622929139">
              <w:marLeft w:val="0"/>
              <w:marRight w:val="0"/>
              <w:marTop w:val="0"/>
              <w:marBottom w:val="0"/>
              <w:divBdr>
                <w:top w:val="none" w:sz="0" w:space="0" w:color="auto"/>
                <w:left w:val="none" w:sz="0" w:space="0" w:color="auto"/>
                <w:bottom w:val="none" w:sz="0" w:space="0" w:color="auto"/>
                <w:right w:val="none" w:sz="0" w:space="0" w:color="auto"/>
              </w:divBdr>
            </w:div>
          </w:divsChild>
        </w:div>
        <w:div w:id="688682326">
          <w:marLeft w:val="0"/>
          <w:marRight w:val="0"/>
          <w:marTop w:val="0"/>
          <w:marBottom w:val="0"/>
          <w:divBdr>
            <w:top w:val="none" w:sz="0" w:space="0" w:color="auto"/>
            <w:left w:val="none" w:sz="0" w:space="0" w:color="auto"/>
            <w:bottom w:val="none" w:sz="0" w:space="0" w:color="auto"/>
            <w:right w:val="none" w:sz="0" w:space="0" w:color="auto"/>
          </w:divBdr>
          <w:divsChild>
            <w:div w:id="2077507595">
              <w:marLeft w:val="0"/>
              <w:marRight w:val="0"/>
              <w:marTop w:val="0"/>
              <w:marBottom w:val="0"/>
              <w:divBdr>
                <w:top w:val="none" w:sz="0" w:space="0" w:color="auto"/>
                <w:left w:val="none" w:sz="0" w:space="0" w:color="auto"/>
                <w:bottom w:val="none" w:sz="0" w:space="0" w:color="auto"/>
                <w:right w:val="none" w:sz="0" w:space="0" w:color="auto"/>
              </w:divBdr>
            </w:div>
            <w:div w:id="162671660">
              <w:marLeft w:val="0"/>
              <w:marRight w:val="0"/>
              <w:marTop w:val="0"/>
              <w:marBottom w:val="0"/>
              <w:divBdr>
                <w:top w:val="none" w:sz="0" w:space="0" w:color="auto"/>
                <w:left w:val="none" w:sz="0" w:space="0" w:color="auto"/>
                <w:bottom w:val="none" w:sz="0" w:space="0" w:color="auto"/>
                <w:right w:val="none" w:sz="0" w:space="0" w:color="auto"/>
              </w:divBdr>
            </w:div>
          </w:divsChild>
        </w:div>
        <w:div w:id="472451774">
          <w:marLeft w:val="0"/>
          <w:marRight w:val="0"/>
          <w:marTop w:val="0"/>
          <w:marBottom w:val="0"/>
          <w:divBdr>
            <w:top w:val="none" w:sz="0" w:space="0" w:color="auto"/>
            <w:left w:val="none" w:sz="0" w:space="0" w:color="auto"/>
            <w:bottom w:val="none" w:sz="0" w:space="0" w:color="auto"/>
            <w:right w:val="none" w:sz="0" w:space="0" w:color="auto"/>
          </w:divBdr>
          <w:divsChild>
            <w:div w:id="29210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7468">
      <w:bodyDiv w:val="1"/>
      <w:marLeft w:val="0"/>
      <w:marRight w:val="0"/>
      <w:marTop w:val="0"/>
      <w:marBottom w:val="0"/>
      <w:divBdr>
        <w:top w:val="none" w:sz="0" w:space="0" w:color="auto"/>
        <w:left w:val="none" w:sz="0" w:space="0" w:color="auto"/>
        <w:bottom w:val="none" w:sz="0" w:space="0" w:color="auto"/>
        <w:right w:val="none" w:sz="0" w:space="0" w:color="auto"/>
      </w:divBdr>
    </w:div>
    <w:div w:id="646127777">
      <w:bodyDiv w:val="1"/>
      <w:marLeft w:val="0"/>
      <w:marRight w:val="0"/>
      <w:marTop w:val="0"/>
      <w:marBottom w:val="0"/>
      <w:divBdr>
        <w:top w:val="none" w:sz="0" w:space="0" w:color="auto"/>
        <w:left w:val="none" w:sz="0" w:space="0" w:color="auto"/>
        <w:bottom w:val="none" w:sz="0" w:space="0" w:color="auto"/>
        <w:right w:val="none" w:sz="0" w:space="0" w:color="auto"/>
      </w:divBdr>
    </w:div>
    <w:div w:id="950553124">
      <w:bodyDiv w:val="1"/>
      <w:marLeft w:val="0"/>
      <w:marRight w:val="0"/>
      <w:marTop w:val="0"/>
      <w:marBottom w:val="0"/>
      <w:divBdr>
        <w:top w:val="none" w:sz="0" w:space="0" w:color="auto"/>
        <w:left w:val="none" w:sz="0" w:space="0" w:color="auto"/>
        <w:bottom w:val="none" w:sz="0" w:space="0" w:color="auto"/>
        <w:right w:val="none" w:sz="0" w:space="0" w:color="auto"/>
      </w:divBdr>
    </w:div>
    <w:div w:id="958418304">
      <w:bodyDiv w:val="1"/>
      <w:marLeft w:val="0"/>
      <w:marRight w:val="0"/>
      <w:marTop w:val="0"/>
      <w:marBottom w:val="0"/>
      <w:divBdr>
        <w:top w:val="none" w:sz="0" w:space="0" w:color="auto"/>
        <w:left w:val="none" w:sz="0" w:space="0" w:color="auto"/>
        <w:bottom w:val="none" w:sz="0" w:space="0" w:color="auto"/>
        <w:right w:val="none" w:sz="0" w:space="0" w:color="auto"/>
      </w:divBdr>
    </w:div>
    <w:div w:id="1022171586">
      <w:bodyDiv w:val="1"/>
      <w:marLeft w:val="0"/>
      <w:marRight w:val="0"/>
      <w:marTop w:val="0"/>
      <w:marBottom w:val="0"/>
      <w:divBdr>
        <w:top w:val="none" w:sz="0" w:space="0" w:color="auto"/>
        <w:left w:val="none" w:sz="0" w:space="0" w:color="auto"/>
        <w:bottom w:val="none" w:sz="0" w:space="0" w:color="auto"/>
        <w:right w:val="none" w:sz="0" w:space="0" w:color="auto"/>
      </w:divBdr>
    </w:div>
    <w:div w:id="1179387077">
      <w:bodyDiv w:val="1"/>
      <w:marLeft w:val="0"/>
      <w:marRight w:val="0"/>
      <w:marTop w:val="0"/>
      <w:marBottom w:val="0"/>
      <w:divBdr>
        <w:top w:val="none" w:sz="0" w:space="0" w:color="auto"/>
        <w:left w:val="none" w:sz="0" w:space="0" w:color="auto"/>
        <w:bottom w:val="none" w:sz="0" w:space="0" w:color="auto"/>
        <w:right w:val="none" w:sz="0" w:space="0" w:color="auto"/>
      </w:divBdr>
    </w:div>
    <w:div w:id="1303075933">
      <w:bodyDiv w:val="1"/>
      <w:marLeft w:val="0"/>
      <w:marRight w:val="0"/>
      <w:marTop w:val="0"/>
      <w:marBottom w:val="0"/>
      <w:divBdr>
        <w:top w:val="none" w:sz="0" w:space="0" w:color="auto"/>
        <w:left w:val="none" w:sz="0" w:space="0" w:color="auto"/>
        <w:bottom w:val="none" w:sz="0" w:space="0" w:color="auto"/>
        <w:right w:val="none" w:sz="0" w:space="0" w:color="auto"/>
      </w:divBdr>
    </w:div>
    <w:div w:id="1352686757">
      <w:bodyDiv w:val="1"/>
      <w:marLeft w:val="0"/>
      <w:marRight w:val="0"/>
      <w:marTop w:val="0"/>
      <w:marBottom w:val="0"/>
      <w:divBdr>
        <w:top w:val="none" w:sz="0" w:space="0" w:color="auto"/>
        <w:left w:val="none" w:sz="0" w:space="0" w:color="auto"/>
        <w:bottom w:val="none" w:sz="0" w:space="0" w:color="auto"/>
        <w:right w:val="none" w:sz="0" w:space="0" w:color="auto"/>
      </w:divBdr>
    </w:div>
    <w:div w:id="1357124349">
      <w:bodyDiv w:val="1"/>
      <w:marLeft w:val="0"/>
      <w:marRight w:val="0"/>
      <w:marTop w:val="0"/>
      <w:marBottom w:val="0"/>
      <w:divBdr>
        <w:top w:val="none" w:sz="0" w:space="0" w:color="auto"/>
        <w:left w:val="none" w:sz="0" w:space="0" w:color="auto"/>
        <w:bottom w:val="none" w:sz="0" w:space="0" w:color="auto"/>
        <w:right w:val="none" w:sz="0" w:space="0" w:color="auto"/>
      </w:divBdr>
      <w:divsChild>
        <w:div w:id="1963876762">
          <w:marLeft w:val="0"/>
          <w:marRight w:val="0"/>
          <w:marTop w:val="0"/>
          <w:marBottom w:val="0"/>
          <w:divBdr>
            <w:top w:val="none" w:sz="0" w:space="0" w:color="auto"/>
            <w:left w:val="none" w:sz="0" w:space="0" w:color="auto"/>
            <w:bottom w:val="none" w:sz="0" w:space="0" w:color="auto"/>
            <w:right w:val="none" w:sz="0" w:space="0" w:color="auto"/>
          </w:divBdr>
        </w:div>
        <w:div w:id="29039355">
          <w:marLeft w:val="0"/>
          <w:marRight w:val="0"/>
          <w:marTop w:val="0"/>
          <w:marBottom w:val="0"/>
          <w:divBdr>
            <w:top w:val="none" w:sz="0" w:space="0" w:color="auto"/>
            <w:left w:val="none" w:sz="0" w:space="0" w:color="auto"/>
            <w:bottom w:val="none" w:sz="0" w:space="0" w:color="auto"/>
            <w:right w:val="none" w:sz="0" w:space="0" w:color="auto"/>
          </w:divBdr>
        </w:div>
        <w:div w:id="625157548">
          <w:marLeft w:val="0"/>
          <w:marRight w:val="0"/>
          <w:marTop w:val="0"/>
          <w:marBottom w:val="0"/>
          <w:divBdr>
            <w:top w:val="none" w:sz="0" w:space="0" w:color="auto"/>
            <w:left w:val="none" w:sz="0" w:space="0" w:color="auto"/>
            <w:bottom w:val="none" w:sz="0" w:space="0" w:color="auto"/>
            <w:right w:val="none" w:sz="0" w:space="0" w:color="auto"/>
          </w:divBdr>
        </w:div>
      </w:divsChild>
    </w:div>
    <w:div w:id="1574386448">
      <w:bodyDiv w:val="1"/>
      <w:marLeft w:val="0"/>
      <w:marRight w:val="0"/>
      <w:marTop w:val="0"/>
      <w:marBottom w:val="0"/>
      <w:divBdr>
        <w:top w:val="none" w:sz="0" w:space="0" w:color="auto"/>
        <w:left w:val="none" w:sz="0" w:space="0" w:color="auto"/>
        <w:bottom w:val="none" w:sz="0" w:space="0" w:color="auto"/>
        <w:right w:val="none" w:sz="0" w:space="0" w:color="auto"/>
      </w:divBdr>
    </w:div>
    <w:div w:id="1628272796">
      <w:bodyDiv w:val="1"/>
      <w:marLeft w:val="0"/>
      <w:marRight w:val="0"/>
      <w:marTop w:val="0"/>
      <w:marBottom w:val="0"/>
      <w:divBdr>
        <w:top w:val="none" w:sz="0" w:space="0" w:color="auto"/>
        <w:left w:val="none" w:sz="0" w:space="0" w:color="auto"/>
        <w:bottom w:val="none" w:sz="0" w:space="0" w:color="auto"/>
        <w:right w:val="none" w:sz="0" w:space="0" w:color="auto"/>
      </w:divBdr>
    </w:div>
    <w:div w:id="1847355303">
      <w:bodyDiv w:val="1"/>
      <w:marLeft w:val="0"/>
      <w:marRight w:val="0"/>
      <w:marTop w:val="0"/>
      <w:marBottom w:val="0"/>
      <w:divBdr>
        <w:top w:val="none" w:sz="0" w:space="0" w:color="auto"/>
        <w:left w:val="none" w:sz="0" w:space="0" w:color="auto"/>
        <w:bottom w:val="none" w:sz="0" w:space="0" w:color="auto"/>
        <w:right w:val="none" w:sz="0" w:space="0" w:color="auto"/>
      </w:divBdr>
    </w:div>
    <w:div w:id="1865748488">
      <w:bodyDiv w:val="1"/>
      <w:marLeft w:val="0"/>
      <w:marRight w:val="0"/>
      <w:marTop w:val="0"/>
      <w:marBottom w:val="0"/>
      <w:divBdr>
        <w:top w:val="none" w:sz="0" w:space="0" w:color="auto"/>
        <w:left w:val="none" w:sz="0" w:space="0" w:color="auto"/>
        <w:bottom w:val="none" w:sz="0" w:space="0" w:color="auto"/>
        <w:right w:val="none" w:sz="0" w:space="0" w:color="auto"/>
      </w:divBdr>
    </w:div>
    <w:div w:id="203334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customXml" Target="../customXml/item3.xml" Id="rId3" /><Relationship Type="http://schemas.microsoft.com/office/2016/09/relationships/commentsIds" Target="commentsIds.xml" Id="rId21" /><Relationship Type="http://schemas.openxmlformats.org/officeDocument/2006/relationships/settings" Target="settings.xml" Id="rId7" /><Relationship Type="http://schemas.openxmlformats.org/officeDocument/2006/relationships/image" Target="media/image2.jp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microsoft.com/office/2018/08/relationships/commentsExtensible" Target="commentsExtensible.xml" Id="Rd2370a29bef04a7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openxmlformats.org/officeDocument/2006/relationships/comments" Target="comments.xml" Id="Rd37dd07d73fe46bb" /><Relationship Type="http://schemas.microsoft.com/office/2011/relationships/people" Target="people.xml" Id="R1ae96e848d514af5" /><Relationship Type="http://schemas.microsoft.com/office/2011/relationships/commentsExtended" Target="commentsExtended.xml" Id="Rdaef2f89b0bf46f1" /><Relationship Type="http://schemas.openxmlformats.org/officeDocument/2006/relationships/glossaryDocument" Target="glossary/document.xml" Id="Rce76531eab674bcb" /></Relationships>
</file>

<file path=word/_rels/footnotes.xml.rels><?xml version="1.0" encoding="UTF-8" standalone="yes"?>
<Relationships xmlns="http://schemas.openxmlformats.org/package/2006/relationships"><Relationship Id="rId1" Type="http://schemas.openxmlformats.org/officeDocument/2006/relationships/hyperlink" Target="https://doi.org/10.1186/1475-9276-12-18" TargetMode="Externa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bacb6d98-b8a7-41ea-82c9-f36cee904058}"/>
      </w:docPartPr>
      <w:docPartBody>
        <w:p w14:paraId="2843C28F">
          <w:r>
            <w:rPr>
              <w:rStyle w:val="PlaceholderText"/>
            </w:rPr>
            <w:t/>
          </w:r>
        </w:p>
      </w:docPartBody>
    </w:docPart>
  </w:docParts>
</w:glossaryDocument>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053BD50B38A124D86C81B9D0CF79518" ma:contentTypeVersion="11" ma:contentTypeDescription="Ein neues Dokument erstellen." ma:contentTypeScope="" ma:versionID="d9c52c56e3335e4aafdde241f4f442fb">
  <xsd:schema xmlns:xsd="http://www.w3.org/2001/XMLSchema" xmlns:xs="http://www.w3.org/2001/XMLSchema" xmlns:p="http://schemas.microsoft.com/office/2006/metadata/properties" xmlns:ns2="492e5336-73a6-4f10-8250-b076e6c44122" xmlns:ns3="dcc6f0a3-aea3-4db8-b5ae-f20a1f513c61" targetNamespace="http://schemas.microsoft.com/office/2006/metadata/properties" ma:root="true" ma:fieldsID="6fea1fd4ea17fe85b9a7eb3ea1405a22" ns2:_="" ns3:_="">
    <xsd:import namespace="492e5336-73a6-4f10-8250-b076e6c44122"/>
    <xsd:import namespace="dcc6f0a3-aea3-4db8-b5ae-f20a1f513c6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e5336-73a6-4f10-8250-b076e6c441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2375ea7b-1eef-4e91-915e-32e4cb5a9c3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c6f0a3-aea3-4db8-b5ae-f20a1f513c61"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5" nillable="true" ma:displayName="Taxonomy Catch All Column" ma:hidden="true" ma:list="{f614558e-5659-40c4-88e5-3c5485fb5ce7}" ma:internalName="TaxCatchAll" ma:showField="CatchAllData" ma:web="dcc6f0a3-aea3-4db8-b5ae-f20a1f513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c6f0a3-aea3-4db8-b5ae-f20a1f513c61" xsi:nil="true"/>
    <lcf76f155ced4ddcb4097134ff3c332f xmlns="492e5336-73a6-4f10-8250-b076e6c4412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65EF71-C9C5-4D21-BD11-B69E8DBEDF36}"/>
</file>

<file path=customXml/itemProps2.xml><?xml version="1.0" encoding="utf-8"?>
<ds:datastoreItem xmlns:ds="http://schemas.openxmlformats.org/officeDocument/2006/customXml" ds:itemID="{7984FB75-E6C7-45CF-86D2-54F644749637}">
  <ds:schemaRefs>
    <ds:schemaRef ds:uri="http://schemas.microsoft.com/sharepoint/v3/contenttype/forms"/>
  </ds:schemaRefs>
</ds:datastoreItem>
</file>

<file path=customXml/itemProps3.xml><?xml version="1.0" encoding="utf-8"?>
<ds:datastoreItem xmlns:ds="http://schemas.openxmlformats.org/officeDocument/2006/customXml" ds:itemID="{0149D858-608D-4B0B-8E00-172D5EFB1C6E}">
  <ds:schemaRefs>
    <ds:schemaRef ds:uri="http://purl.org/dc/terms/"/>
    <ds:schemaRef ds:uri="http://schemas.microsoft.com/office/2006/documentManagement/types"/>
    <ds:schemaRef ds:uri="http://schemas.microsoft.com/office/infopath/2007/PartnerControls"/>
    <ds:schemaRef ds:uri="492e5336-73a6-4f10-8250-b076e6c44122"/>
    <ds:schemaRef ds:uri="http://purl.org/dc/elements/1.1/"/>
    <ds:schemaRef ds:uri="dcc6f0a3-aea3-4db8-b5ae-f20a1f513c61"/>
    <ds:schemaRef ds:uri="http://schemas.openxmlformats.org/package/2006/metadata/core-properties"/>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36D15EE2-7B24-417D-8A9C-8F2F5BC2220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Wohner</dc:creator>
  <cp:keywords/>
  <dc:description/>
  <cp:lastModifiedBy>Napierala, Hendrik</cp:lastModifiedBy>
  <cp:revision>5</cp:revision>
  <cp:lastPrinted>2023-07-24T13:45:00Z</cp:lastPrinted>
  <dcterms:created xsi:type="dcterms:W3CDTF">2023-08-02T08:25:00Z</dcterms:created>
  <dcterms:modified xsi:type="dcterms:W3CDTF">2023-08-16T09:39:46Z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0x0101007053BD50B38A124D86C81B9D0CF79518</vt:lpwstr>
  </property>
  <property fmtid="{D5CDD505-2E9C-101B-9397-08002B2CF9AE}" pid="3" name="MediaServiceImageTags">
    <vt:lpwstr/>
  </property>
</Properties>
</file>